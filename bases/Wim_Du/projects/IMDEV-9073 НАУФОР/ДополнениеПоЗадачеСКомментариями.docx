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802" w:rsidRPr="003D4802" w:rsidRDefault="003D4802" w:rsidP="003D4802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fldChar w:fldCharType="begin"/>
      </w:r>
      <w:r w:rsidRPr="003D4802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instrText xml:space="preserve"> HYPERLINK "https://jira/browse/IMDEV-9073" \l "main" </w:instrText>
      </w: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fldChar w:fldCharType="separate"/>
      </w:r>
      <w:r w:rsidRPr="003D4802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 xml:space="preserve">Skip to main </w:t>
      </w:r>
      <w:proofErr w:type="spellStart"/>
      <w:r w:rsidRPr="003D4802">
        <w:rPr>
          <w:rFonts w:ascii="Segoe UI" w:eastAsia="Times New Roman" w:hAnsi="Segoe UI" w:cs="Segoe UI"/>
          <w:color w:val="0052CC"/>
          <w:sz w:val="21"/>
          <w:szCs w:val="21"/>
          <w:u w:val="single"/>
          <w:lang w:eastAsia="ru-RU"/>
        </w:rPr>
        <w:t>content</w:t>
      </w: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fldChar w:fldCharType="end"/>
      </w:r>
      <w:hyperlink r:id="rId5" w:anchor="sidebar" w:history="1"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Skip</w:t>
        </w:r>
        <w:proofErr w:type="spellEnd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 xml:space="preserve"> to sidebar</w:t>
        </w:r>
      </w:hyperlink>
    </w:p>
    <w:p w:rsidR="003D4802" w:rsidRPr="003D4802" w:rsidRDefault="003D4802" w:rsidP="003D4802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proofErr w:type="spellStart"/>
      <w:r w:rsidRPr="003D4802">
        <w:rPr>
          <w:rFonts w:ascii="Segoe UI" w:eastAsia="Times New Roman" w:hAnsi="Segoe UI" w:cs="Segoe UI"/>
          <w:color w:val="172B4D"/>
          <w:sz w:val="2"/>
          <w:szCs w:val="2"/>
          <w:bdr w:val="none" w:sz="0" w:space="0" w:color="auto" w:frame="1"/>
          <w:lang w:val="ru-RU" w:eastAsia="ru-RU"/>
        </w:rPr>
        <w:t>Linked</w:t>
      </w:r>
      <w:proofErr w:type="spellEnd"/>
      <w:r w:rsidRPr="003D4802">
        <w:rPr>
          <w:rFonts w:ascii="Segoe UI" w:eastAsia="Times New Roman" w:hAnsi="Segoe UI" w:cs="Segoe UI"/>
          <w:color w:val="172B4D"/>
          <w:sz w:val="2"/>
          <w:szCs w:val="2"/>
          <w:bdr w:val="none" w:sz="0" w:space="0" w:color="auto" w:frame="1"/>
          <w:lang w:val="ru-RU" w:eastAsia="ru-RU"/>
        </w:rPr>
        <w:t xml:space="preserve"> </w:t>
      </w:r>
      <w:proofErr w:type="spellStart"/>
      <w:r w:rsidRPr="003D4802">
        <w:rPr>
          <w:rFonts w:ascii="Segoe UI" w:eastAsia="Times New Roman" w:hAnsi="Segoe UI" w:cs="Segoe UI"/>
          <w:color w:val="172B4D"/>
          <w:sz w:val="2"/>
          <w:szCs w:val="2"/>
          <w:bdr w:val="none" w:sz="0" w:space="0" w:color="auto" w:frame="1"/>
          <w:lang w:val="ru-RU" w:eastAsia="ru-RU"/>
        </w:rPr>
        <w:t>Applications</w:t>
      </w:r>
      <w:proofErr w:type="spellEnd"/>
    </w:p>
    <w:p w:rsidR="003D4802" w:rsidRPr="003D4802" w:rsidRDefault="003D4802" w:rsidP="003D4802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noProof/>
          <w:color w:val="DEEBFF"/>
          <w:sz w:val="36"/>
          <w:szCs w:val="36"/>
          <w:lang w:val="ru-RU" w:eastAsia="ru-RU"/>
        </w:rPr>
        <w:drawing>
          <wp:inline distT="0" distB="0" distL="0" distR="0">
            <wp:extent cx="3009900" cy="571500"/>
            <wp:effectExtent l="0" t="0" r="0" b="0"/>
            <wp:docPr id="17" name="Picture 17" descr="VTB Capital - JIRA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TB Capital - JIRA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2" w:rsidRPr="003D4802" w:rsidRDefault="003D4802" w:rsidP="003D4802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8" w:tooltip="View and manage your dashboards" w:history="1">
        <w:proofErr w:type="spellStart"/>
        <w:r w:rsidRPr="003D4802">
          <w:rPr>
            <w:rFonts w:ascii="Segoe UI" w:eastAsia="Times New Roman" w:hAnsi="Segoe UI" w:cs="Segoe UI"/>
            <w:color w:val="DEEBFF"/>
            <w:sz w:val="21"/>
            <w:szCs w:val="21"/>
            <w:u w:val="single"/>
            <w:lang w:val="ru-RU" w:eastAsia="ru-RU"/>
          </w:rPr>
          <w:t>Dashboards</w:t>
        </w:r>
        <w:proofErr w:type="spellEnd"/>
      </w:hyperlink>
    </w:p>
    <w:p w:rsidR="003D4802" w:rsidRPr="003D4802" w:rsidRDefault="003D4802" w:rsidP="003D4802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9" w:tooltip="View recent projects and browse a list of projects" w:history="1">
        <w:proofErr w:type="spellStart"/>
        <w:r w:rsidRPr="003D4802">
          <w:rPr>
            <w:rFonts w:ascii="Segoe UI" w:eastAsia="Times New Roman" w:hAnsi="Segoe UI" w:cs="Segoe UI"/>
            <w:color w:val="DEEBFF"/>
            <w:sz w:val="21"/>
            <w:szCs w:val="21"/>
            <w:u w:val="single"/>
            <w:lang w:val="ru-RU" w:eastAsia="ru-RU"/>
          </w:rPr>
          <w:t>Projects</w:t>
        </w:r>
        <w:proofErr w:type="spellEnd"/>
      </w:hyperlink>
    </w:p>
    <w:p w:rsidR="003D4802" w:rsidRPr="003D4802" w:rsidRDefault="003D4802" w:rsidP="003D4802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10" w:tooltip="Search for issues and view recent issues" w:history="1">
        <w:proofErr w:type="spellStart"/>
        <w:r w:rsidRPr="003D4802">
          <w:rPr>
            <w:rFonts w:ascii="Segoe UI" w:eastAsia="Times New Roman" w:hAnsi="Segoe UI" w:cs="Segoe UI"/>
            <w:color w:val="DEEBFF"/>
            <w:sz w:val="21"/>
            <w:szCs w:val="21"/>
            <w:u w:val="single"/>
            <w:lang w:val="ru-RU" w:eastAsia="ru-RU"/>
          </w:rPr>
          <w:t>Issues</w:t>
        </w:r>
        <w:proofErr w:type="spellEnd"/>
      </w:hyperlink>
    </w:p>
    <w:p w:rsidR="003D4802" w:rsidRPr="003D4802" w:rsidRDefault="003D4802" w:rsidP="003D4802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11" w:tooltip="Manage your project with Jira Software" w:history="1">
        <w:proofErr w:type="spellStart"/>
        <w:r w:rsidRPr="003D4802">
          <w:rPr>
            <w:rFonts w:ascii="Segoe UI" w:eastAsia="Times New Roman" w:hAnsi="Segoe UI" w:cs="Segoe UI"/>
            <w:color w:val="DEEBFF"/>
            <w:sz w:val="21"/>
            <w:szCs w:val="21"/>
            <w:u w:val="single"/>
            <w:lang w:val="ru-RU" w:eastAsia="ru-RU"/>
          </w:rPr>
          <w:t>Boards</w:t>
        </w:r>
        <w:proofErr w:type="spellEnd"/>
      </w:hyperlink>
    </w:p>
    <w:p w:rsidR="003D4802" w:rsidRPr="003D4802" w:rsidRDefault="003D4802" w:rsidP="003D4802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12" w:tooltip="Open structure ( Type 'g' then 's' )" w:history="1">
        <w:proofErr w:type="spellStart"/>
        <w:r w:rsidRPr="003D4802">
          <w:rPr>
            <w:rFonts w:ascii="Segoe UI" w:eastAsia="Times New Roman" w:hAnsi="Segoe UI" w:cs="Segoe UI"/>
            <w:color w:val="DEEBFF"/>
            <w:sz w:val="21"/>
            <w:szCs w:val="21"/>
            <w:u w:val="single"/>
            <w:lang w:val="ru-RU" w:eastAsia="ru-RU"/>
          </w:rPr>
          <w:t>Structure</w:t>
        </w:r>
        <w:proofErr w:type="spellEnd"/>
      </w:hyperlink>
    </w:p>
    <w:p w:rsidR="003D4802" w:rsidRPr="003D4802" w:rsidRDefault="003D4802" w:rsidP="003D4802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13" w:tooltip="Create a new issue / bug / feature request / etc ( Type 'c' )" w:history="1">
        <w:proofErr w:type="spellStart"/>
        <w:r w:rsidRPr="003D4802">
          <w:rPr>
            <w:rFonts w:ascii="inherit" w:eastAsia="Times New Roman" w:hAnsi="inherit" w:cs="Segoe UI"/>
            <w:b/>
            <w:bCs/>
            <w:color w:val="DEEBFF"/>
            <w:sz w:val="21"/>
            <w:szCs w:val="21"/>
            <w:u w:val="single"/>
            <w:bdr w:val="single" w:sz="8" w:space="3" w:color="auto" w:frame="1"/>
            <w:shd w:val="clear" w:color="auto" w:fill="2684FF"/>
            <w:lang w:val="ru-RU" w:eastAsia="ru-RU"/>
          </w:rPr>
          <w:t>Create</w:t>
        </w:r>
        <w:proofErr w:type="spellEnd"/>
      </w:hyperlink>
    </w:p>
    <w:p w:rsidR="003D4802" w:rsidRPr="003D4802" w:rsidRDefault="003D4802" w:rsidP="003D4802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14" w:tooltip="Quick Issue Creator" w:history="1">
        <w:r w:rsidRPr="003D4802">
          <w:rPr>
            <w:rFonts w:ascii="inherit" w:eastAsia="Times New Roman" w:hAnsi="inherit" w:cs="Segoe UI"/>
            <w:b/>
            <w:bCs/>
            <w:color w:val="DEEBFF"/>
            <w:sz w:val="21"/>
            <w:szCs w:val="21"/>
            <w:u w:val="single"/>
            <w:bdr w:val="single" w:sz="8" w:space="3" w:color="auto" w:frame="1"/>
            <w:shd w:val="clear" w:color="auto" w:fill="2684FF"/>
            <w:lang w:val="ru-RU" w:eastAsia="ru-RU"/>
          </w:rPr>
          <w:t> </w:t>
        </w:r>
      </w:hyperlink>
    </w:p>
    <w:p w:rsidR="003D4802" w:rsidRPr="003D4802" w:rsidRDefault="003D4802" w:rsidP="003D4802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</w:p>
    <w:p w:rsidR="003D4802" w:rsidRPr="003D4802" w:rsidRDefault="003D4802" w:rsidP="003D480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ru-RU" w:eastAsia="ru-RU"/>
        </w:rPr>
      </w:pPr>
      <w:r w:rsidRPr="003D4802">
        <w:rPr>
          <w:rFonts w:ascii="Arial" w:eastAsia="Times New Roman" w:hAnsi="Arial" w:cs="Arial"/>
          <w:vanish/>
          <w:sz w:val="16"/>
          <w:szCs w:val="16"/>
          <w:lang w:val="ru-RU" w:eastAsia="ru-RU"/>
        </w:rPr>
        <w:t>Top of Form</w:t>
      </w:r>
    </w:p>
    <w:p w:rsidR="003D4802" w:rsidRPr="003D4802" w:rsidRDefault="003D4802" w:rsidP="003D4802">
      <w:pPr>
        <w:spacing w:after="0" w:line="240" w:lineRule="auto"/>
        <w:ind w:right="150"/>
        <w:rPr>
          <w:rFonts w:ascii="Segoe UI" w:eastAsia="Times New Roman" w:hAnsi="Segoe UI" w:cs="Segoe UI"/>
          <w:color w:val="DEEBFF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color w:val="DEEBFF"/>
          <w:sz w:val="21"/>
          <w:szCs w:val="21"/>
          <w:lang w:val="ru-RU"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1" type="#_x0000_t75" style="width:1in;height:18pt" o:ole="">
            <v:imagedata r:id="rId15" o:title=""/>
          </v:shape>
          <w:control r:id="rId16" w:name="DefaultOcxName" w:shapeid="_x0000_i1061"/>
        </w:object>
      </w:r>
    </w:p>
    <w:p w:rsidR="003D4802" w:rsidRPr="003D4802" w:rsidRDefault="003D4802" w:rsidP="003D480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ru-RU" w:eastAsia="ru-RU"/>
        </w:rPr>
      </w:pPr>
      <w:r w:rsidRPr="003D4802">
        <w:rPr>
          <w:rFonts w:ascii="Arial" w:eastAsia="Times New Roman" w:hAnsi="Arial" w:cs="Arial"/>
          <w:vanish/>
          <w:sz w:val="16"/>
          <w:szCs w:val="16"/>
          <w:lang w:val="ru-RU" w:eastAsia="ru-RU"/>
        </w:rPr>
        <w:t>Bottom of Form</w:t>
      </w:r>
    </w:p>
    <w:p w:rsidR="003D4802" w:rsidRPr="003D4802" w:rsidRDefault="003D4802" w:rsidP="003D4802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17" w:tgtFrame="$textUtils.htmlEncode($rootHelpMenuItem.params.target)" w:tooltip="Help" w:history="1">
        <w:proofErr w:type="spellStart"/>
        <w:r w:rsidRPr="003D4802">
          <w:rPr>
            <w:rFonts w:ascii="Segoe UI" w:eastAsia="Times New Roman" w:hAnsi="Segoe UI" w:cs="Segoe UI"/>
            <w:color w:val="DEEBFF"/>
            <w:sz w:val="2"/>
            <w:szCs w:val="2"/>
            <w:bdr w:val="none" w:sz="0" w:space="0" w:color="auto" w:frame="1"/>
            <w:lang w:val="ru-RU" w:eastAsia="ru-RU"/>
          </w:rPr>
          <w:t>Help</w:t>
        </w:r>
        <w:proofErr w:type="spellEnd"/>
      </w:hyperlink>
    </w:p>
    <w:p w:rsidR="003D4802" w:rsidRPr="003D4802" w:rsidRDefault="003D4802" w:rsidP="003D4802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18" w:tooltip="Administration" w:history="1">
        <w:proofErr w:type="spellStart"/>
        <w:r w:rsidRPr="003D4802">
          <w:rPr>
            <w:rFonts w:ascii="Segoe UI" w:eastAsia="Times New Roman" w:hAnsi="Segoe UI" w:cs="Segoe UI"/>
            <w:color w:val="DEEBFF"/>
            <w:sz w:val="2"/>
            <w:szCs w:val="2"/>
            <w:bdr w:val="none" w:sz="0" w:space="0" w:color="auto" w:frame="1"/>
            <w:lang w:val="ru-RU" w:eastAsia="ru-RU"/>
          </w:rPr>
          <w:t>Administration</w:t>
        </w:r>
        <w:proofErr w:type="spellEnd"/>
      </w:hyperlink>
    </w:p>
    <w:p w:rsidR="003D4802" w:rsidRPr="003D4802" w:rsidRDefault="003D4802" w:rsidP="003D4802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noProof/>
          <w:color w:val="DEEBFF"/>
          <w:sz w:val="21"/>
          <w:szCs w:val="21"/>
          <w:lang w:val="ru-RU" w:eastAsia="ru-RU"/>
        </w:rPr>
        <w:drawing>
          <wp:inline distT="0" distB="0" distL="0" distR="0">
            <wp:extent cx="228600" cy="228600"/>
            <wp:effectExtent l="0" t="0" r="0" b="0"/>
            <wp:docPr id="16" name="Picture 16" descr="User profile for Chmykhalov, Aleksey">
              <a:hlinkClick xmlns:a="http://schemas.openxmlformats.org/drawingml/2006/main" r:id="rId19" tooltip="User profile for Chmykhalov, Aleksey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ser profile for Chmykhalov, Aleksey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2" w:rsidRPr="003D4802" w:rsidRDefault="003D4802" w:rsidP="003D4802">
      <w:pPr>
        <w:shd w:val="clear" w:color="auto" w:fill="F4F5F7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noProof/>
          <w:color w:val="0052CC"/>
          <w:sz w:val="21"/>
          <w:szCs w:val="21"/>
          <w:lang w:val="ru-RU"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" name="Rectangle 15" descr="IM Develop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621014" id="Rectangle 15" o:spid="_x0000_s1026" alt="IM Developme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Ct&#10;zNctxAIAANAFAAAOAAAAAAAAAAAAAAAAAC4CAABkcnMvZTJvRG9jLnhtbFBLAQItABQABgAIAAAA&#10;IQBMoOks2AAAAAMBAAAPAAAAAAAAAAAAAAAAAB4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</w:p>
    <w:p w:rsidR="003D4802" w:rsidRPr="003D4802" w:rsidRDefault="003D4802" w:rsidP="003D4802">
      <w:pPr>
        <w:shd w:val="clear" w:color="auto" w:fill="F4F5F7"/>
        <w:spacing w:after="0" w:line="720" w:lineRule="atLeast"/>
        <w:textAlignment w:val="top"/>
        <w:outlineLvl w:val="0"/>
        <w:rPr>
          <w:rFonts w:ascii="Segoe UI" w:eastAsia="Times New Roman" w:hAnsi="Segoe UI" w:cs="Segoe UI"/>
          <w:b/>
          <w:bCs/>
          <w:color w:val="172B4D"/>
          <w:spacing w:val="-1"/>
          <w:kern w:val="36"/>
          <w:sz w:val="24"/>
          <w:szCs w:val="24"/>
          <w:lang w:val="ru-RU" w:eastAsia="ru-RU"/>
        </w:rPr>
      </w:pPr>
      <w:hyperlink r:id="rId21" w:tooltip="IM Development" w:history="1">
        <w:r w:rsidRPr="003D4802">
          <w:rPr>
            <w:rFonts w:ascii="Segoe UI" w:eastAsia="Times New Roman" w:hAnsi="Segoe UI" w:cs="Segoe UI"/>
            <w:b/>
            <w:bCs/>
            <w:color w:val="42526E"/>
            <w:spacing w:val="-1"/>
            <w:kern w:val="36"/>
            <w:sz w:val="48"/>
            <w:szCs w:val="48"/>
            <w:u w:val="single"/>
            <w:lang w:val="ru-RU" w:eastAsia="ru-RU"/>
          </w:rPr>
          <w:t xml:space="preserve">IM </w:t>
        </w:r>
        <w:proofErr w:type="spellStart"/>
        <w:r w:rsidRPr="003D4802">
          <w:rPr>
            <w:rFonts w:ascii="Segoe UI" w:eastAsia="Times New Roman" w:hAnsi="Segoe UI" w:cs="Segoe UI"/>
            <w:b/>
            <w:bCs/>
            <w:color w:val="42526E"/>
            <w:spacing w:val="-1"/>
            <w:kern w:val="36"/>
            <w:sz w:val="48"/>
            <w:szCs w:val="48"/>
            <w:u w:val="single"/>
            <w:lang w:val="ru-RU" w:eastAsia="ru-RU"/>
          </w:rPr>
          <w:t>Development</w:t>
        </w:r>
        <w:proofErr w:type="spellEnd"/>
      </w:hyperlink>
    </w:p>
    <w:p w:rsidR="003D4802" w:rsidRPr="003D4802" w:rsidRDefault="003D4802" w:rsidP="003D4802">
      <w:pPr>
        <w:shd w:val="clear" w:color="auto" w:fill="F4F5F7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22" w:history="1">
        <w:r w:rsidRPr="003D4802">
          <w:rPr>
            <w:rFonts w:ascii="inherit" w:eastAsia="Times New Roman" w:hAnsi="inherit" w:cs="Segoe UI"/>
            <w:color w:val="344563"/>
            <w:sz w:val="21"/>
            <w:szCs w:val="21"/>
            <w:u w:val="single"/>
            <w:bdr w:val="single" w:sz="8" w:space="5" w:color="auto" w:frame="1"/>
            <w:lang w:val="ru-RU" w:eastAsia="ru-RU"/>
          </w:rPr>
          <w:t xml:space="preserve">IM </w:t>
        </w:r>
        <w:proofErr w:type="spellStart"/>
        <w:r w:rsidRPr="003D4802">
          <w:rPr>
            <w:rFonts w:ascii="inherit" w:eastAsia="Times New Roman" w:hAnsi="inherit" w:cs="Segoe UI"/>
            <w:color w:val="344563"/>
            <w:sz w:val="21"/>
            <w:szCs w:val="21"/>
            <w:u w:val="single"/>
            <w:bdr w:val="single" w:sz="8" w:space="5" w:color="auto" w:frame="1"/>
            <w:lang w:val="ru-RU" w:eastAsia="ru-RU"/>
          </w:rPr>
          <w:t>Optimus</w:t>
        </w:r>
        <w:proofErr w:type="spellEnd"/>
      </w:hyperlink>
    </w:p>
    <w:p w:rsidR="003D4802" w:rsidRPr="003D4802" w:rsidRDefault="003D4802" w:rsidP="003D4802">
      <w:pPr>
        <w:numPr>
          <w:ilvl w:val="0"/>
          <w:numId w:val="3"/>
        </w:numPr>
        <w:shd w:val="clear" w:color="auto" w:fill="F4F5F7"/>
        <w:spacing w:after="0" w:line="240" w:lineRule="auto"/>
        <w:ind w:left="0"/>
        <w:rPr>
          <w:rFonts w:ascii="Segoe UI" w:eastAsia="Times New Roman" w:hAnsi="Segoe UI" w:cs="Segoe UI"/>
          <w:color w:val="42526E"/>
          <w:sz w:val="21"/>
          <w:szCs w:val="21"/>
          <w:lang w:val="ru-RU" w:eastAsia="ru-RU"/>
        </w:rPr>
      </w:pPr>
      <w:hyperlink r:id="rId23" w:history="1">
        <w:proofErr w:type="spellStart"/>
        <w:r w:rsidRPr="003D4802">
          <w:rPr>
            <w:rFonts w:ascii="Segoe UI" w:eastAsia="Times New Roman" w:hAnsi="Segoe UI" w:cs="Segoe UI"/>
            <w:color w:val="42526E"/>
            <w:sz w:val="21"/>
            <w:szCs w:val="21"/>
            <w:lang w:val="ru-RU" w:eastAsia="ru-RU"/>
          </w:rPr>
          <w:t>Kanban</w:t>
        </w:r>
        <w:proofErr w:type="spellEnd"/>
        <w:r w:rsidRPr="003D4802">
          <w:rPr>
            <w:rFonts w:ascii="Segoe UI" w:eastAsia="Times New Roman" w:hAnsi="Segoe UI" w:cs="Segoe UI"/>
            <w:color w:val="42526E"/>
            <w:sz w:val="21"/>
            <w:szCs w:val="21"/>
            <w:lang w:val="ru-RU" w:eastAsia="ru-RU"/>
          </w:rPr>
          <w:t xml:space="preserve"> </w:t>
        </w:r>
        <w:proofErr w:type="spellStart"/>
        <w:r w:rsidRPr="003D4802">
          <w:rPr>
            <w:rFonts w:ascii="Segoe UI" w:eastAsia="Times New Roman" w:hAnsi="Segoe UI" w:cs="Segoe UI"/>
            <w:color w:val="42526E"/>
            <w:sz w:val="21"/>
            <w:szCs w:val="21"/>
            <w:lang w:val="ru-RU" w:eastAsia="ru-RU"/>
          </w:rPr>
          <w:t>board</w:t>
        </w:r>
        <w:proofErr w:type="spellEnd"/>
      </w:hyperlink>
    </w:p>
    <w:p w:rsidR="003D4802" w:rsidRPr="003D4802" w:rsidRDefault="003D4802" w:rsidP="003D4802">
      <w:pPr>
        <w:numPr>
          <w:ilvl w:val="0"/>
          <w:numId w:val="3"/>
        </w:numPr>
        <w:shd w:val="clear" w:color="auto" w:fill="F4F5F7"/>
        <w:spacing w:after="0" w:line="240" w:lineRule="auto"/>
        <w:ind w:left="0"/>
        <w:rPr>
          <w:rFonts w:ascii="Segoe UI" w:eastAsia="Times New Roman" w:hAnsi="Segoe UI" w:cs="Segoe UI"/>
          <w:color w:val="42526E"/>
          <w:sz w:val="21"/>
          <w:szCs w:val="21"/>
          <w:lang w:val="ru-RU" w:eastAsia="ru-RU"/>
        </w:rPr>
      </w:pPr>
      <w:hyperlink r:id="rId24" w:history="1">
        <w:proofErr w:type="spellStart"/>
        <w:r w:rsidRPr="003D4802">
          <w:rPr>
            <w:rFonts w:ascii="Segoe UI" w:eastAsia="Times New Roman" w:hAnsi="Segoe UI" w:cs="Segoe UI"/>
            <w:color w:val="42526E"/>
            <w:sz w:val="21"/>
            <w:szCs w:val="21"/>
            <w:lang w:val="ru-RU" w:eastAsia="ru-RU"/>
          </w:rPr>
          <w:t>Releases</w:t>
        </w:r>
        <w:proofErr w:type="spellEnd"/>
      </w:hyperlink>
    </w:p>
    <w:p w:rsidR="003D4802" w:rsidRPr="003D4802" w:rsidRDefault="003D4802" w:rsidP="003D4802">
      <w:pPr>
        <w:numPr>
          <w:ilvl w:val="0"/>
          <w:numId w:val="3"/>
        </w:numPr>
        <w:shd w:val="clear" w:color="auto" w:fill="F4F5F7"/>
        <w:spacing w:after="0" w:line="240" w:lineRule="auto"/>
        <w:ind w:left="0"/>
        <w:rPr>
          <w:rFonts w:ascii="Segoe UI" w:eastAsia="Times New Roman" w:hAnsi="Segoe UI" w:cs="Segoe UI"/>
          <w:color w:val="42526E"/>
          <w:sz w:val="21"/>
          <w:szCs w:val="21"/>
          <w:lang w:val="ru-RU" w:eastAsia="ru-RU"/>
        </w:rPr>
      </w:pPr>
      <w:hyperlink r:id="rId25" w:history="1">
        <w:proofErr w:type="spellStart"/>
        <w:r w:rsidRPr="003D4802">
          <w:rPr>
            <w:rFonts w:ascii="Segoe UI" w:eastAsia="Times New Roman" w:hAnsi="Segoe UI" w:cs="Segoe UI"/>
            <w:color w:val="42526E"/>
            <w:sz w:val="21"/>
            <w:szCs w:val="21"/>
            <w:lang w:val="ru-RU" w:eastAsia="ru-RU"/>
          </w:rPr>
          <w:t>Reports</w:t>
        </w:r>
        <w:proofErr w:type="spellEnd"/>
      </w:hyperlink>
    </w:p>
    <w:p w:rsidR="003D4802" w:rsidRPr="003D4802" w:rsidRDefault="003D4802" w:rsidP="003D4802">
      <w:pPr>
        <w:numPr>
          <w:ilvl w:val="0"/>
          <w:numId w:val="3"/>
        </w:numPr>
        <w:shd w:val="clear" w:color="auto" w:fill="F4F5F7"/>
        <w:spacing w:after="0" w:line="240" w:lineRule="auto"/>
        <w:ind w:left="0"/>
        <w:rPr>
          <w:rFonts w:ascii="Segoe UI" w:eastAsia="Times New Roman" w:hAnsi="Segoe UI" w:cs="Segoe UI"/>
          <w:color w:val="42526E"/>
          <w:sz w:val="21"/>
          <w:szCs w:val="21"/>
          <w:lang w:val="ru-RU" w:eastAsia="ru-RU"/>
        </w:rPr>
      </w:pPr>
      <w:hyperlink r:id="rId26" w:history="1">
        <w:proofErr w:type="spellStart"/>
        <w:r w:rsidRPr="003D4802">
          <w:rPr>
            <w:rFonts w:ascii="Segoe UI" w:eastAsia="Times New Roman" w:hAnsi="Segoe UI" w:cs="Segoe UI"/>
            <w:color w:val="42526E"/>
            <w:sz w:val="21"/>
            <w:szCs w:val="21"/>
            <w:lang w:val="ru-RU" w:eastAsia="ru-RU"/>
          </w:rPr>
          <w:t>Issues</w:t>
        </w:r>
        <w:proofErr w:type="spellEnd"/>
      </w:hyperlink>
    </w:p>
    <w:p w:rsidR="003D4802" w:rsidRPr="003D4802" w:rsidRDefault="003D4802" w:rsidP="003D4802">
      <w:pPr>
        <w:numPr>
          <w:ilvl w:val="0"/>
          <w:numId w:val="3"/>
        </w:numPr>
        <w:shd w:val="clear" w:color="auto" w:fill="F4F5F7"/>
        <w:spacing w:after="0" w:line="240" w:lineRule="auto"/>
        <w:ind w:left="0"/>
        <w:rPr>
          <w:rFonts w:ascii="Segoe UI" w:eastAsia="Times New Roman" w:hAnsi="Segoe UI" w:cs="Segoe UI"/>
          <w:color w:val="42526E"/>
          <w:sz w:val="21"/>
          <w:szCs w:val="21"/>
          <w:lang w:val="ru-RU" w:eastAsia="ru-RU"/>
        </w:rPr>
      </w:pPr>
      <w:hyperlink r:id="rId27" w:history="1">
        <w:proofErr w:type="spellStart"/>
        <w:r w:rsidRPr="003D4802">
          <w:rPr>
            <w:rFonts w:ascii="Segoe UI" w:eastAsia="Times New Roman" w:hAnsi="Segoe UI" w:cs="Segoe UI"/>
            <w:color w:val="42526E"/>
            <w:sz w:val="21"/>
            <w:szCs w:val="21"/>
            <w:lang w:val="ru-RU" w:eastAsia="ru-RU"/>
          </w:rPr>
          <w:t>Components</w:t>
        </w:r>
        <w:proofErr w:type="spellEnd"/>
      </w:hyperlink>
    </w:p>
    <w:p w:rsidR="003D4802" w:rsidRPr="003D4802" w:rsidRDefault="003D4802" w:rsidP="003D4802">
      <w:pPr>
        <w:numPr>
          <w:ilvl w:val="0"/>
          <w:numId w:val="3"/>
        </w:numPr>
        <w:shd w:val="clear" w:color="auto" w:fill="F4F5F7"/>
        <w:spacing w:after="150" w:line="240" w:lineRule="auto"/>
        <w:ind w:left="0"/>
        <w:rPr>
          <w:rFonts w:ascii="Segoe UI" w:eastAsia="Times New Roman" w:hAnsi="Segoe UI" w:cs="Segoe UI"/>
          <w:color w:val="42526E"/>
          <w:sz w:val="21"/>
          <w:szCs w:val="21"/>
          <w:lang w:val="ru-RU" w:eastAsia="ru-RU"/>
        </w:rPr>
      </w:pPr>
      <w:hyperlink r:id="rId28" w:history="1">
        <w:proofErr w:type="spellStart"/>
        <w:r w:rsidRPr="003D4802">
          <w:rPr>
            <w:rFonts w:ascii="Segoe UI" w:eastAsia="Times New Roman" w:hAnsi="Segoe UI" w:cs="Segoe UI"/>
            <w:color w:val="42526E"/>
            <w:sz w:val="21"/>
            <w:szCs w:val="21"/>
            <w:lang w:val="ru-RU" w:eastAsia="ru-RU"/>
          </w:rPr>
          <w:t>Structure</w:t>
        </w:r>
        <w:proofErr w:type="spellEnd"/>
      </w:hyperlink>
    </w:p>
    <w:p w:rsidR="003D4802" w:rsidRPr="003D4802" w:rsidRDefault="003D4802" w:rsidP="003D4802">
      <w:pPr>
        <w:shd w:val="clear" w:color="auto" w:fill="F4F5F7"/>
        <w:spacing w:after="0" w:line="240" w:lineRule="auto"/>
        <w:rPr>
          <w:rFonts w:ascii="Segoe UI" w:eastAsia="Times New Roman" w:hAnsi="Segoe UI" w:cs="Segoe UI"/>
          <w:b/>
          <w:bCs/>
          <w:caps/>
          <w:color w:val="5E6C84"/>
          <w:sz w:val="17"/>
          <w:szCs w:val="17"/>
          <w:lang w:val="ru-RU" w:eastAsia="ru-RU"/>
        </w:rPr>
      </w:pPr>
      <w:r w:rsidRPr="003D4802">
        <w:rPr>
          <w:rFonts w:ascii="Segoe UI" w:eastAsia="Times New Roman" w:hAnsi="Segoe UI" w:cs="Segoe UI"/>
          <w:b/>
          <w:bCs/>
          <w:caps/>
          <w:color w:val="5E6C84"/>
          <w:sz w:val="17"/>
          <w:szCs w:val="17"/>
          <w:lang w:val="ru-RU" w:eastAsia="ru-RU"/>
        </w:rPr>
        <w:t>Project shortcuts</w:t>
      </w:r>
    </w:p>
    <w:p w:rsidR="003D4802" w:rsidRPr="003D4802" w:rsidRDefault="003D4802" w:rsidP="003D4802">
      <w:pPr>
        <w:shd w:val="clear" w:color="auto" w:fill="F4F5F7"/>
        <w:spacing w:before="105" w:after="105" w:line="240" w:lineRule="auto"/>
        <w:ind w:left="105" w:right="105"/>
        <w:rPr>
          <w:rFonts w:ascii="Segoe UI" w:eastAsia="Times New Roman" w:hAnsi="Segoe UI" w:cs="Segoe UI"/>
          <w:color w:val="172B4D"/>
          <w:sz w:val="18"/>
          <w:szCs w:val="18"/>
          <w:lang w:eastAsia="ru-RU"/>
        </w:rPr>
      </w:pPr>
      <w:r w:rsidRPr="003D4802">
        <w:rPr>
          <w:rFonts w:ascii="Segoe UI" w:eastAsia="Times New Roman" w:hAnsi="Segoe UI" w:cs="Segoe UI"/>
          <w:color w:val="172B4D"/>
          <w:sz w:val="18"/>
          <w:szCs w:val="18"/>
          <w:lang w:eastAsia="ru-RU"/>
        </w:rPr>
        <w:t>Add a link to useful information for your whole team to see.</w:t>
      </w:r>
    </w:p>
    <w:p w:rsidR="003D4802" w:rsidRPr="003D4802" w:rsidRDefault="003D4802" w:rsidP="003D4802">
      <w:pPr>
        <w:numPr>
          <w:ilvl w:val="0"/>
          <w:numId w:val="4"/>
        </w:numPr>
        <w:shd w:val="clear" w:color="auto" w:fill="F4F5F7"/>
        <w:spacing w:after="150" w:line="240" w:lineRule="auto"/>
        <w:ind w:left="0"/>
        <w:rPr>
          <w:rFonts w:ascii="Segoe UI" w:eastAsia="Times New Roman" w:hAnsi="Segoe UI" w:cs="Segoe UI"/>
          <w:color w:val="42526E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color w:val="42526E"/>
          <w:sz w:val="21"/>
          <w:szCs w:val="21"/>
          <w:lang w:val="ru-RU" w:eastAsia="ru-RU"/>
        </w:rPr>
        <w:fldChar w:fldCharType="begin"/>
      </w:r>
      <w:r w:rsidRPr="003D4802">
        <w:rPr>
          <w:rFonts w:ascii="Segoe UI" w:eastAsia="Times New Roman" w:hAnsi="Segoe UI" w:cs="Segoe UI"/>
          <w:color w:val="42526E"/>
          <w:sz w:val="21"/>
          <w:szCs w:val="21"/>
          <w:lang w:val="ru-RU" w:eastAsia="ru-RU"/>
        </w:rPr>
        <w:instrText xml:space="preserve"> HYPERLINK "https://jira/browse/IMDEV-9073" </w:instrText>
      </w:r>
      <w:r w:rsidRPr="003D4802">
        <w:rPr>
          <w:rFonts w:ascii="Segoe UI" w:eastAsia="Times New Roman" w:hAnsi="Segoe UI" w:cs="Segoe UI"/>
          <w:color w:val="42526E"/>
          <w:sz w:val="21"/>
          <w:szCs w:val="21"/>
          <w:lang w:val="ru-RU" w:eastAsia="ru-RU"/>
        </w:rPr>
        <w:fldChar w:fldCharType="separate"/>
      </w:r>
      <w:proofErr w:type="spellStart"/>
      <w:r w:rsidRPr="003D4802">
        <w:rPr>
          <w:rFonts w:ascii="Segoe UI" w:eastAsia="Times New Roman" w:hAnsi="Segoe UI" w:cs="Segoe UI"/>
          <w:color w:val="42526E"/>
          <w:sz w:val="21"/>
          <w:szCs w:val="21"/>
          <w:lang w:val="ru-RU" w:eastAsia="ru-RU"/>
        </w:rPr>
        <w:t>Add</w:t>
      </w:r>
      <w:proofErr w:type="spellEnd"/>
      <w:r w:rsidRPr="003D4802">
        <w:rPr>
          <w:rFonts w:ascii="Segoe UI" w:eastAsia="Times New Roman" w:hAnsi="Segoe UI" w:cs="Segoe UI"/>
          <w:color w:val="42526E"/>
          <w:sz w:val="21"/>
          <w:szCs w:val="21"/>
          <w:lang w:val="ru-RU" w:eastAsia="ru-RU"/>
        </w:rPr>
        <w:t xml:space="preserve"> </w:t>
      </w:r>
      <w:proofErr w:type="spellStart"/>
      <w:r w:rsidRPr="003D4802">
        <w:rPr>
          <w:rFonts w:ascii="Segoe UI" w:eastAsia="Times New Roman" w:hAnsi="Segoe UI" w:cs="Segoe UI"/>
          <w:color w:val="42526E"/>
          <w:sz w:val="21"/>
          <w:szCs w:val="21"/>
          <w:lang w:val="ru-RU" w:eastAsia="ru-RU"/>
        </w:rPr>
        <w:t>link</w:t>
      </w:r>
      <w:proofErr w:type="spellEnd"/>
      <w:r w:rsidRPr="003D4802">
        <w:rPr>
          <w:rFonts w:ascii="Segoe UI" w:eastAsia="Times New Roman" w:hAnsi="Segoe UI" w:cs="Segoe UI"/>
          <w:color w:val="42526E"/>
          <w:sz w:val="21"/>
          <w:szCs w:val="21"/>
          <w:lang w:val="ru-RU" w:eastAsia="ru-RU"/>
        </w:rPr>
        <w:fldChar w:fldCharType="end"/>
      </w:r>
    </w:p>
    <w:p w:rsidR="003D4802" w:rsidRPr="003D4802" w:rsidRDefault="003D4802" w:rsidP="003D4802">
      <w:pPr>
        <w:shd w:val="clear" w:color="auto" w:fill="F4F5F7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29" w:history="1">
        <w:proofErr w:type="spellStart"/>
        <w:r w:rsidRPr="003D4802">
          <w:rPr>
            <w:rFonts w:ascii="inherit" w:eastAsia="Times New Roman" w:hAnsi="inherit" w:cs="Segoe UI"/>
            <w:color w:val="344563"/>
            <w:sz w:val="21"/>
            <w:szCs w:val="21"/>
            <w:bdr w:val="single" w:sz="8" w:space="5" w:color="auto" w:frame="1"/>
            <w:lang w:val="ru-RU" w:eastAsia="ru-RU"/>
          </w:rPr>
          <w:t>Project</w:t>
        </w:r>
        <w:proofErr w:type="spellEnd"/>
        <w:r w:rsidRPr="003D4802">
          <w:rPr>
            <w:rFonts w:ascii="inherit" w:eastAsia="Times New Roman" w:hAnsi="inherit" w:cs="Segoe UI"/>
            <w:color w:val="344563"/>
            <w:sz w:val="21"/>
            <w:szCs w:val="21"/>
            <w:bdr w:val="single" w:sz="8" w:space="5" w:color="auto" w:frame="1"/>
            <w:lang w:val="ru-RU" w:eastAsia="ru-RU"/>
          </w:rPr>
          <w:t xml:space="preserve"> </w:t>
        </w:r>
        <w:proofErr w:type="spellStart"/>
        <w:r w:rsidRPr="003D4802">
          <w:rPr>
            <w:rFonts w:ascii="inherit" w:eastAsia="Times New Roman" w:hAnsi="inherit" w:cs="Segoe UI"/>
            <w:color w:val="344563"/>
            <w:sz w:val="21"/>
            <w:szCs w:val="21"/>
            <w:bdr w:val="single" w:sz="8" w:space="5" w:color="auto" w:frame="1"/>
            <w:lang w:val="ru-RU" w:eastAsia="ru-RU"/>
          </w:rPr>
          <w:t>settings</w:t>
        </w:r>
        <w:proofErr w:type="spellEnd"/>
      </w:hyperlink>
    </w:p>
    <w:p w:rsidR="003D4802" w:rsidRPr="003D4802" w:rsidRDefault="003D4802" w:rsidP="003D4802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noProof/>
          <w:color w:val="172B4D"/>
          <w:sz w:val="21"/>
          <w:szCs w:val="21"/>
          <w:lang w:val="ru-RU"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Rectangle 14" descr="Uploaded image for project: 'IM Development'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E0223" id="Rectangle 14" o:spid="_x0000_s1026" alt="Uploaded image for project: 'IM Development'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CpA0ps3AIAAO4FAAAOAAAAAAAAAAAAAAAAAC4CAABkcnMv&#10;ZTJvRG9jLnhtbFBLAQItABQABgAIAAAAIQBMoOks2AAAAAMBAAAPAAAAAAAAAAAAAAAAADY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</w:p>
    <w:p w:rsidR="003D4802" w:rsidRPr="003D4802" w:rsidRDefault="003D4802" w:rsidP="003D4802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30" w:history="1"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 xml:space="preserve">IM </w:t>
        </w:r>
        <w:proofErr w:type="spellStart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>Development</w:t>
        </w:r>
        <w:proofErr w:type="spellEnd"/>
      </w:hyperlink>
    </w:p>
    <w:p w:rsidR="003D4802" w:rsidRPr="003D4802" w:rsidRDefault="003D4802" w:rsidP="003D4802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31" w:history="1"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>IMDEV-9073</w:t>
        </w:r>
      </w:hyperlink>
    </w:p>
    <w:p w:rsidR="003D4802" w:rsidRPr="003D4802" w:rsidRDefault="003D4802" w:rsidP="003D4802">
      <w:pPr>
        <w:spacing w:after="0" w:line="240" w:lineRule="auto"/>
        <w:ind w:left="-75"/>
        <w:textAlignment w:val="top"/>
        <w:outlineLvl w:val="0"/>
        <w:rPr>
          <w:rFonts w:ascii="Segoe UI" w:eastAsia="Times New Roman" w:hAnsi="Segoe UI" w:cs="Segoe UI"/>
          <w:color w:val="172B4D"/>
          <w:spacing w:val="-2"/>
          <w:kern w:val="36"/>
          <w:sz w:val="36"/>
          <w:szCs w:val="36"/>
          <w:lang w:val="ru-RU" w:eastAsia="ru-RU"/>
        </w:rPr>
      </w:pPr>
      <w:r w:rsidRPr="003D4802">
        <w:rPr>
          <w:rFonts w:ascii="Segoe UI" w:eastAsia="Times New Roman" w:hAnsi="Segoe UI" w:cs="Segoe UI"/>
          <w:color w:val="172B4D"/>
          <w:spacing w:val="-2"/>
          <w:kern w:val="36"/>
          <w:sz w:val="36"/>
          <w:szCs w:val="36"/>
          <w:lang w:val="ru-RU" w:eastAsia="ru-RU"/>
        </w:rPr>
        <w:t xml:space="preserve">Отчет </w:t>
      </w:r>
      <w:proofErr w:type="spellStart"/>
      <w:r w:rsidRPr="003D4802">
        <w:rPr>
          <w:rFonts w:ascii="Segoe UI" w:eastAsia="Times New Roman" w:hAnsi="Segoe UI" w:cs="Segoe UI"/>
          <w:color w:val="172B4D"/>
          <w:spacing w:val="-2"/>
          <w:kern w:val="36"/>
          <w:sz w:val="36"/>
          <w:szCs w:val="36"/>
          <w:lang w:val="ru-RU" w:eastAsia="ru-RU"/>
        </w:rPr>
        <w:t>НАУФОР_Камеральная</w:t>
      </w:r>
      <w:proofErr w:type="spellEnd"/>
      <w:r w:rsidRPr="003D4802">
        <w:rPr>
          <w:rFonts w:ascii="Segoe UI" w:eastAsia="Times New Roman" w:hAnsi="Segoe UI" w:cs="Segoe UI"/>
          <w:color w:val="172B4D"/>
          <w:spacing w:val="-2"/>
          <w:kern w:val="36"/>
          <w:sz w:val="36"/>
          <w:szCs w:val="36"/>
          <w:lang w:val="ru-RU" w:eastAsia="ru-RU"/>
        </w:rPr>
        <w:t xml:space="preserve"> проверка</w:t>
      </w:r>
    </w:p>
    <w:p w:rsidR="003D4802" w:rsidRPr="003D4802" w:rsidRDefault="003D4802" w:rsidP="003D4802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32" w:tooltip="Edit this issue ( Type 'e' )" w:history="1">
        <w:r w:rsidRPr="003D4802">
          <w:rPr>
            <w:rFonts w:ascii="inherit" w:eastAsia="Times New Roman" w:hAnsi="inherit" w:cs="Segoe UI"/>
            <w:color w:val="344563"/>
            <w:sz w:val="21"/>
            <w:szCs w:val="21"/>
            <w:u w:val="single"/>
            <w:bdr w:val="single" w:sz="8" w:space="3" w:color="auto" w:frame="1"/>
            <w:lang w:val="ru-RU" w:eastAsia="ru-RU"/>
          </w:rPr>
          <w:t> </w:t>
        </w:r>
        <w:proofErr w:type="spellStart"/>
        <w:r w:rsidRPr="003D4802">
          <w:rPr>
            <w:rFonts w:ascii="inherit" w:eastAsia="Times New Roman" w:hAnsi="inherit" w:cs="Segoe UI"/>
            <w:color w:val="344563"/>
            <w:sz w:val="21"/>
            <w:szCs w:val="21"/>
            <w:bdr w:val="single" w:sz="8" w:space="3" w:color="auto" w:frame="1"/>
            <w:lang w:val="ru-RU" w:eastAsia="ru-RU"/>
          </w:rPr>
          <w:t>Edit</w:t>
        </w:r>
        <w:proofErr w:type="spellEnd"/>
      </w:hyperlink>
    </w:p>
    <w:p w:rsidR="003D4802" w:rsidRPr="003D4802" w:rsidRDefault="003D4802" w:rsidP="003D4802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33" w:tooltip="Comment on this issue" w:history="1">
        <w:r w:rsidRPr="003D4802">
          <w:rPr>
            <w:rFonts w:ascii="inherit" w:eastAsia="Times New Roman" w:hAnsi="inherit" w:cs="Segoe UI"/>
            <w:color w:val="344563"/>
            <w:sz w:val="21"/>
            <w:szCs w:val="21"/>
            <w:u w:val="single"/>
            <w:bdr w:val="single" w:sz="8" w:space="3" w:color="auto" w:frame="1"/>
            <w:lang w:val="ru-RU" w:eastAsia="ru-RU"/>
          </w:rPr>
          <w:t> </w:t>
        </w:r>
        <w:proofErr w:type="spellStart"/>
        <w:r w:rsidRPr="003D4802">
          <w:rPr>
            <w:rFonts w:ascii="inherit" w:eastAsia="Times New Roman" w:hAnsi="inherit" w:cs="Segoe UI"/>
            <w:color w:val="344563"/>
            <w:sz w:val="21"/>
            <w:szCs w:val="21"/>
            <w:bdr w:val="single" w:sz="8" w:space="3" w:color="auto" w:frame="1"/>
            <w:lang w:val="ru-RU" w:eastAsia="ru-RU"/>
          </w:rPr>
          <w:t>Comment</w:t>
        </w:r>
        <w:proofErr w:type="spellEnd"/>
      </w:hyperlink>
    </w:p>
    <w:p w:rsidR="003D4802" w:rsidRPr="003D4802" w:rsidRDefault="003D4802" w:rsidP="003D4802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34" w:tooltip="Assign this issue to someone ( Type 'a' )" w:history="1">
        <w:proofErr w:type="spellStart"/>
        <w:r w:rsidRPr="003D4802">
          <w:rPr>
            <w:rFonts w:ascii="inherit" w:eastAsia="Times New Roman" w:hAnsi="inherit" w:cs="Segoe UI"/>
            <w:color w:val="344563"/>
            <w:sz w:val="21"/>
            <w:szCs w:val="21"/>
            <w:bdr w:val="single" w:sz="8" w:space="3" w:color="auto" w:frame="1"/>
            <w:lang w:val="ru-RU" w:eastAsia="ru-RU"/>
          </w:rPr>
          <w:t>Assign</w:t>
        </w:r>
      </w:hyperlink>
      <w:hyperlink r:id="rId35" w:history="1">
        <w:r w:rsidRPr="003D4802">
          <w:rPr>
            <w:rFonts w:ascii="inherit" w:eastAsia="Times New Roman" w:hAnsi="inherit" w:cs="Segoe UI"/>
            <w:color w:val="344563"/>
            <w:sz w:val="21"/>
            <w:szCs w:val="21"/>
            <w:bdr w:val="single" w:sz="8" w:space="3" w:color="auto" w:frame="1"/>
            <w:lang w:val="ru-RU" w:eastAsia="ru-RU"/>
          </w:rPr>
          <w:t>More</w:t>
        </w:r>
        <w:proofErr w:type="spellEnd"/>
      </w:hyperlink>
    </w:p>
    <w:p w:rsidR="003D4802" w:rsidRPr="003D4802" w:rsidRDefault="003D4802" w:rsidP="003D4802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36" w:tooltip="Start Analysis - IT starts analysing the issue" w:history="1">
        <w:proofErr w:type="spellStart"/>
        <w:r w:rsidRPr="003D4802">
          <w:rPr>
            <w:rFonts w:ascii="inherit" w:eastAsia="Times New Roman" w:hAnsi="inherit" w:cs="Segoe UI"/>
            <w:color w:val="344563"/>
            <w:sz w:val="21"/>
            <w:szCs w:val="21"/>
            <w:bdr w:val="single" w:sz="8" w:space="3" w:color="auto" w:frame="1"/>
            <w:lang w:val="ru-RU" w:eastAsia="ru-RU"/>
          </w:rPr>
          <w:t>Start</w:t>
        </w:r>
        <w:proofErr w:type="spellEnd"/>
        <w:r w:rsidRPr="003D4802">
          <w:rPr>
            <w:rFonts w:ascii="inherit" w:eastAsia="Times New Roman" w:hAnsi="inherit" w:cs="Segoe UI"/>
            <w:color w:val="344563"/>
            <w:sz w:val="21"/>
            <w:szCs w:val="21"/>
            <w:bdr w:val="single" w:sz="8" w:space="3" w:color="auto" w:frame="1"/>
            <w:lang w:val="ru-RU" w:eastAsia="ru-RU"/>
          </w:rPr>
          <w:t xml:space="preserve"> </w:t>
        </w:r>
        <w:proofErr w:type="spellStart"/>
        <w:r w:rsidRPr="003D4802">
          <w:rPr>
            <w:rFonts w:ascii="inherit" w:eastAsia="Times New Roman" w:hAnsi="inherit" w:cs="Segoe UI"/>
            <w:color w:val="344563"/>
            <w:sz w:val="21"/>
            <w:szCs w:val="21"/>
            <w:bdr w:val="single" w:sz="8" w:space="3" w:color="auto" w:frame="1"/>
            <w:lang w:val="ru-RU" w:eastAsia="ru-RU"/>
          </w:rPr>
          <w:t>Analysis</w:t>
        </w:r>
      </w:hyperlink>
      <w:hyperlink r:id="rId37" w:tooltip="Put On Hold - Put the issue on hold" w:history="1">
        <w:r w:rsidRPr="003D4802">
          <w:rPr>
            <w:rFonts w:ascii="inherit" w:eastAsia="Times New Roman" w:hAnsi="inherit" w:cs="Segoe UI"/>
            <w:color w:val="344563"/>
            <w:sz w:val="21"/>
            <w:szCs w:val="21"/>
            <w:bdr w:val="single" w:sz="8" w:space="3" w:color="auto" w:frame="1"/>
            <w:lang w:val="ru-RU" w:eastAsia="ru-RU"/>
          </w:rPr>
          <w:t>Put</w:t>
        </w:r>
        <w:proofErr w:type="spellEnd"/>
        <w:r w:rsidRPr="003D4802">
          <w:rPr>
            <w:rFonts w:ascii="inherit" w:eastAsia="Times New Roman" w:hAnsi="inherit" w:cs="Segoe UI"/>
            <w:color w:val="344563"/>
            <w:sz w:val="21"/>
            <w:szCs w:val="21"/>
            <w:bdr w:val="single" w:sz="8" w:space="3" w:color="auto" w:frame="1"/>
            <w:lang w:val="ru-RU" w:eastAsia="ru-RU"/>
          </w:rPr>
          <w:t xml:space="preserve"> </w:t>
        </w:r>
        <w:proofErr w:type="spellStart"/>
        <w:r w:rsidRPr="003D4802">
          <w:rPr>
            <w:rFonts w:ascii="inherit" w:eastAsia="Times New Roman" w:hAnsi="inherit" w:cs="Segoe UI"/>
            <w:color w:val="344563"/>
            <w:sz w:val="21"/>
            <w:szCs w:val="21"/>
            <w:bdr w:val="single" w:sz="8" w:space="3" w:color="auto" w:frame="1"/>
            <w:lang w:val="ru-RU" w:eastAsia="ru-RU"/>
          </w:rPr>
          <w:t>On</w:t>
        </w:r>
        <w:proofErr w:type="spellEnd"/>
        <w:r w:rsidRPr="003D4802">
          <w:rPr>
            <w:rFonts w:ascii="inherit" w:eastAsia="Times New Roman" w:hAnsi="inherit" w:cs="Segoe UI"/>
            <w:color w:val="344563"/>
            <w:sz w:val="21"/>
            <w:szCs w:val="21"/>
            <w:bdr w:val="single" w:sz="8" w:space="3" w:color="auto" w:frame="1"/>
            <w:lang w:val="ru-RU" w:eastAsia="ru-RU"/>
          </w:rPr>
          <w:t xml:space="preserve"> </w:t>
        </w:r>
        <w:proofErr w:type="spellStart"/>
        <w:r w:rsidRPr="003D4802">
          <w:rPr>
            <w:rFonts w:ascii="inherit" w:eastAsia="Times New Roman" w:hAnsi="inherit" w:cs="Segoe UI"/>
            <w:color w:val="344563"/>
            <w:sz w:val="21"/>
            <w:szCs w:val="21"/>
            <w:bdr w:val="single" w:sz="8" w:space="3" w:color="auto" w:frame="1"/>
            <w:lang w:val="ru-RU" w:eastAsia="ru-RU"/>
          </w:rPr>
          <w:t>Hold</w:t>
        </w:r>
        <w:proofErr w:type="spellEnd"/>
      </w:hyperlink>
    </w:p>
    <w:p w:rsidR="003D4802" w:rsidRPr="003D4802" w:rsidRDefault="003D4802" w:rsidP="003D4802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38" w:history="1">
        <w:r w:rsidRPr="003D4802">
          <w:rPr>
            <w:rFonts w:ascii="inherit" w:eastAsia="Times New Roman" w:hAnsi="inherit" w:cs="Segoe UI"/>
            <w:color w:val="344563"/>
            <w:sz w:val="21"/>
            <w:szCs w:val="21"/>
            <w:u w:val="single"/>
            <w:bdr w:val="single" w:sz="8" w:space="3" w:color="auto" w:frame="1"/>
            <w:lang w:val="ru-RU" w:eastAsia="ru-RU"/>
          </w:rPr>
          <w:t> </w:t>
        </w:r>
        <w:proofErr w:type="spellStart"/>
        <w:r w:rsidRPr="003D4802">
          <w:rPr>
            <w:rFonts w:ascii="inherit" w:eastAsia="Times New Roman" w:hAnsi="inherit" w:cs="Segoe UI"/>
            <w:color w:val="344563"/>
            <w:sz w:val="21"/>
            <w:szCs w:val="21"/>
            <w:bdr w:val="single" w:sz="8" w:space="3" w:color="auto" w:frame="1"/>
            <w:lang w:val="ru-RU" w:eastAsia="ru-RU"/>
          </w:rPr>
          <w:t>Export</w:t>
        </w:r>
        <w:proofErr w:type="spellEnd"/>
      </w:hyperlink>
    </w:p>
    <w:p w:rsidR="003D4802" w:rsidRPr="003D4802" w:rsidRDefault="003D4802" w:rsidP="003D4802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val="ru-RU" w:eastAsia="ru-RU"/>
        </w:rPr>
      </w:pPr>
      <w:proofErr w:type="spellStart"/>
      <w:r w:rsidRPr="003D4802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val="ru-RU" w:eastAsia="ru-RU"/>
        </w:rPr>
        <w:t>Details</w:t>
      </w:r>
      <w:proofErr w:type="spellEnd"/>
    </w:p>
    <w:p w:rsidR="003D4802" w:rsidRPr="003D4802" w:rsidRDefault="003D4802" w:rsidP="003D4802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proofErr w:type="spellStart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Type</w:t>
      </w:r>
      <w:proofErr w:type="spellEnd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:</w:t>
      </w:r>
      <w:r w:rsidRPr="003D4802">
        <w:rPr>
          <w:rFonts w:ascii="Segoe UI" w:eastAsia="Times New Roman" w:hAnsi="Segoe UI" w:cs="Segoe UI"/>
          <w:noProof/>
          <w:color w:val="172B4D"/>
          <w:sz w:val="21"/>
          <w:szCs w:val="21"/>
          <w:lang w:val="ru-RU" w:eastAsia="ru-RU"/>
        </w:rPr>
        <w:drawing>
          <wp:inline distT="0" distB="0" distL="0" distR="0">
            <wp:extent cx="152400" cy="152400"/>
            <wp:effectExtent l="0" t="0" r="0" b="0"/>
            <wp:docPr id="13" name="Picture 13" descr="https://jira/images/icons/issuetypes/document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jira/images/icons/issuetypes/documentation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 </w:t>
      </w:r>
      <w:proofErr w:type="spellStart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Change</w:t>
      </w:r>
      <w:proofErr w:type="spellEnd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 xml:space="preserve"> </w:t>
      </w:r>
      <w:proofErr w:type="spellStart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Request</w:t>
      </w:r>
      <w:proofErr w:type="spellEnd"/>
    </w:p>
    <w:p w:rsidR="003D4802" w:rsidRPr="003D4802" w:rsidRDefault="003D4802" w:rsidP="003D4802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proofErr w:type="spellStart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Status:</w:t>
      </w:r>
      <w:r w:rsidRPr="003D4802">
        <w:rPr>
          <w:rFonts w:ascii="Segoe UI" w:eastAsia="Times New Roman" w:hAnsi="Segoe UI" w:cs="Segoe UI"/>
          <w:b/>
          <w:bCs/>
          <w:caps/>
          <w:color w:val="FFFFFF"/>
          <w:sz w:val="17"/>
          <w:szCs w:val="17"/>
          <w:bdr w:val="none" w:sz="0" w:space="0" w:color="auto" w:frame="1"/>
          <w:lang w:val="ru-RU" w:eastAsia="ru-RU"/>
        </w:rPr>
        <w:t>Open</w:t>
      </w:r>
      <w:proofErr w:type="spellEnd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 (</w:t>
      </w:r>
      <w:proofErr w:type="spellStart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fldChar w:fldCharType="begin"/>
      </w: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instrText xml:space="preserve"> HYPERLINK "https://jira/browse/IMDEV-9073?workflowName=IMDEV+Workflow+CR&amp;stepId=1" \o "IMDEV Workflow CR: IMDEV-9073" </w:instrText>
      </w: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fldChar w:fldCharType="separate"/>
      </w:r>
      <w:r w:rsidRPr="003D4802">
        <w:rPr>
          <w:rFonts w:ascii="Segoe UI" w:eastAsia="Times New Roman" w:hAnsi="Segoe UI" w:cs="Segoe UI"/>
          <w:color w:val="0052CC"/>
          <w:sz w:val="21"/>
          <w:szCs w:val="21"/>
          <w:u w:val="single"/>
          <w:lang w:val="ru-RU" w:eastAsia="ru-RU"/>
        </w:rPr>
        <w:t>View</w:t>
      </w:r>
      <w:proofErr w:type="spellEnd"/>
      <w:r w:rsidRPr="003D4802">
        <w:rPr>
          <w:rFonts w:ascii="Segoe UI" w:eastAsia="Times New Roman" w:hAnsi="Segoe UI" w:cs="Segoe UI"/>
          <w:color w:val="0052CC"/>
          <w:sz w:val="21"/>
          <w:szCs w:val="21"/>
          <w:u w:val="single"/>
          <w:lang w:val="ru-RU" w:eastAsia="ru-RU"/>
        </w:rPr>
        <w:t xml:space="preserve"> </w:t>
      </w:r>
      <w:proofErr w:type="spellStart"/>
      <w:r w:rsidRPr="003D4802">
        <w:rPr>
          <w:rFonts w:ascii="Segoe UI" w:eastAsia="Times New Roman" w:hAnsi="Segoe UI" w:cs="Segoe UI"/>
          <w:color w:val="0052CC"/>
          <w:sz w:val="21"/>
          <w:szCs w:val="21"/>
          <w:u w:val="single"/>
          <w:lang w:val="ru-RU" w:eastAsia="ru-RU"/>
        </w:rPr>
        <w:t>Workflow</w:t>
      </w:r>
      <w:proofErr w:type="spellEnd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fldChar w:fldCharType="end"/>
      </w: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)</w:t>
      </w:r>
    </w:p>
    <w:p w:rsidR="003D4802" w:rsidRPr="003D4802" w:rsidRDefault="003D4802" w:rsidP="003D4802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proofErr w:type="spellStart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Priority</w:t>
      </w:r>
      <w:proofErr w:type="spellEnd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:</w:t>
      </w:r>
      <w:r w:rsidRPr="003D4802">
        <w:rPr>
          <w:rFonts w:ascii="Segoe UI" w:eastAsia="Times New Roman" w:hAnsi="Segoe UI" w:cs="Segoe UI"/>
          <w:noProof/>
          <w:color w:val="172B4D"/>
          <w:sz w:val="21"/>
          <w:szCs w:val="21"/>
          <w:lang w:val="ru-RU" w:eastAsia="ru-RU"/>
        </w:rPr>
        <mc:AlternateContent>
          <mc:Choice Requires="wps">
            <w:drawing>
              <wp:inline distT="0" distB="0" distL="0" distR="0">
                <wp:extent cx="152400" cy="152400"/>
                <wp:effectExtent l="0" t="0" r="0" b="0"/>
                <wp:docPr id="12" name="Rectangle 12" descr="https://jira/images/icons/priorities/major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62AE49" id="Rectangle 12" o:spid="_x0000_s1026" alt="https://jira/images/icons/priorities/major.svg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" filled="f" stroked="f">
                <o:lock v:ext="edit" aspectratio="t"/>
                <w10:anchorlock/>
              </v:rect>
            </w:pict>
          </mc:Fallback>
        </mc:AlternateContent>
      </w: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 </w:t>
      </w:r>
      <w:proofErr w:type="spellStart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High</w:t>
      </w:r>
      <w:proofErr w:type="spellEnd"/>
    </w:p>
    <w:p w:rsidR="003D4802" w:rsidRPr="003D4802" w:rsidRDefault="003D4802" w:rsidP="003D4802">
      <w:pPr>
        <w:numPr>
          <w:ilvl w:val="0"/>
          <w:numId w:val="6"/>
        </w:numPr>
        <w:shd w:val="clear" w:color="auto" w:fill="FFFFFF"/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proofErr w:type="spellStart"/>
      <w:proofErr w:type="gramStart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Resolution:</w:t>
      </w: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Unresolved</w:t>
      </w:r>
      <w:proofErr w:type="spellEnd"/>
      <w:proofErr w:type="gramEnd"/>
    </w:p>
    <w:p w:rsidR="003D4802" w:rsidRPr="003D4802" w:rsidRDefault="003D4802" w:rsidP="003D4802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proofErr w:type="spellStart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Affects</w:t>
      </w:r>
      <w:proofErr w:type="spellEnd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 xml:space="preserve"> </w:t>
      </w:r>
      <w:proofErr w:type="spellStart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Version</w:t>
      </w:r>
      <w:proofErr w:type="spellEnd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/</w:t>
      </w:r>
      <w:proofErr w:type="spellStart"/>
      <w:proofErr w:type="gramStart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s:</w:t>
      </w: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None</w:t>
      </w:r>
      <w:proofErr w:type="spellEnd"/>
      <w:proofErr w:type="gramEnd"/>
    </w:p>
    <w:p w:rsidR="003D4802" w:rsidRPr="003D4802" w:rsidRDefault="003D4802" w:rsidP="003D4802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proofErr w:type="spellStart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Fix</w:t>
      </w:r>
      <w:proofErr w:type="spellEnd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 xml:space="preserve"> </w:t>
      </w:r>
      <w:proofErr w:type="spellStart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Version</w:t>
      </w:r>
      <w:proofErr w:type="spellEnd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/</w:t>
      </w:r>
      <w:proofErr w:type="spellStart"/>
      <w:proofErr w:type="gramStart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s:</w:t>
      </w: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None</w:t>
      </w:r>
      <w:proofErr w:type="spellEnd"/>
      <w:proofErr w:type="gramEnd"/>
    </w:p>
    <w:p w:rsidR="003D4802" w:rsidRPr="003D4802" w:rsidRDefault="003D4802" w:rsidP="003D4802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proofErr w:type="spellStart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Component</w:t>
      </w:r>
      <w:proofErr w:type="spellEnd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/</w:t>
      </w:r>
      <w:proofErr w:type="spellStart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s:</w:t>
      </w:r>
      <w:hyperlink r:id="rId40" w:tooltip="AvancoreDU AvancoreDU" w:history="1"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>AvancoreDU</w:t>
        </w:r>
        <w:proofErr w:type="spellEnd"/>
      </w:hyperlink>
    </w:p>
    <w:p w:rsidR="003D4802" w:rsidRPr="003D4802" w:rsidRDefault="003D4802" w:rsidP="003D4802">
      <w:pPr>
        <w:numPr>
          <w:ilvl w:val="0"/>
          <w:numId w:val="6"/>
        </w:numPr>
        <w:shd w:val="clear" w:color="auto" w:fill="FFFFFF"/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proofErr w:type="spellStart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Labels</w:t>
      </w:r>
      <w:proofErr w:type="spellEnd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:</w:t>
      </w:r>
    </w:p>
    <w:p w:rsidR="003D4802" w:rsidRPr="003D4802" w:rsidRDefault="003D4802" w:rsidP="003D4802">
      <w:pPr>
        <w:numPr>
          <w:ilvl w:val="1"/>
          <w:numId w:val="6"/>
        </w:numPr>
        <w:shd w:val="clear" w:color="auto" w:fill="FFFFFF"/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"/>
          <w:szCs w:val="2"/>
          <w:lang w:val="ru-RU" w:eastAsia="ru-RU"/>
        </w:rPr>
      </w:pPr>
      <w:hyperlink r:id="rId41" w:tooltip="RegReporting" w:history="1">
        <w:proofErr w:type="spellStart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>RegReporting</w:t>
        </w:r>
        <w:proofErr w:type="spellEnd"/>
      </w:hyperlink>
    </w:p>
    <w:p w:rsidR="003D4802" w:rsidRPr="003D4802" w:rsidRDefault="003D4802" w:rsidP="003D4802">
      <w:pPr>
        <w:numPr>
          <w:ilvl w:val="0"/>
          <w:numId w:val="7"/>
        </w:numPr>
        <w:shd w:val="clear" w:color="auto" w:fill="FFFFFF"/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 xml:space="preserve">IM </w:t>
      </w:r>
      <w:proofErr w:type="spellStart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Department</w:t>
      </w:r>
      <w:proofErr w:type="spellEnd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:</w:t>
      </w:r>
    </w:p>
    <w:p w:rsidR="003D4802" w:rsidRPr="003D4802" w:rsidRDefault="003D4802" w:rsidP="003D4802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 xml:space="preserve">IM </w:t>
      </w:r>
      <w:proofErr w:type="spellStart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Back-Office</w:t>
      </w:r>
      <w:proofErr w:type="spellEnd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 xml:space="preserve"> DU</w:t>
      </w:r>
    </w:p>
    <w:p w:rsidR="003D4802" w:rsidRPr="003D4802" w:rsidRDefault="003D4802" w:rsidP="003D4802">
      <w:pPr>
        <w:numPr>
          <w:ilvl w:val="0"/>
          <w:numId w:val="7"/>
        </w:numPr>
        <w:shd w:val="clear" w:color="auto" w:fill="FFFFFF"/>
        <w:spacing w:before="15"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 xml:space="preserve">IM </w:t>
      </w:r>
      <w:proofErr w:type="spellStart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Department</w:t>
      </w:r>
      <w:proofErr w:type="spellEnd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 xml:space="preserve"> (</w:t>
      </w:r>
      <w:proofErr w:type="spellStart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list</w:t>
      </w:r>
      <w:proofErr w:type="spellEnd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):</w:t>
      </w:r>
    </w:p>
    <w:p w:rsidR="003D4802" w:rsidRPr="003D4802" w:rsidRDefault="003D4802" w:rsidP="003D4802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 xml:space="preserve">IM </w:t>
      </w:r>
      <w:proofErr w:type="spellStart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Back-Office</w:t>
      </w:r>
      <w:proofErr w:type="spellEnd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 xml:space="preserve"> DU</w:t>
      </w:r>
    </w:p>
    <w:p w:rsidR="003D4802" w:rsidRPr="003D4802" w:rsidRDefault="003D4802" w:rsidP="003D4802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val="ru-RU" w:eastAsia="ru-RU"/>
        </w:rPr>
      </w:pPr>
      <w:proofErr w:type="spellStart"/>
      <w:r w:rsidRPr="003D4802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val="ru-RU" w:eastAsia="ru-RU"/>
        </w:rPr>
        <w:t>Description</w:t>
      </w:r>
      <w:proofErr w:type="spellEnd"/>
    </w:p>
    <w:p w:rsidR="003D4802" w:rsidRPr="003D4802" w:rsidRDefault="003D4802" w:rsidP="003D4802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Необходимо создать отчет согласно ТЗ для предоставления в НАУФОР в рамках проводимой внеочередной камеральной проверки.</w:t>
      </w:r>
    </w:p>
    <w:p w:rsidR="003D4802" w:rsidRPr="003D4802" w:rsidRDefault="003D4802" w:rsidP="003D4802">
      <w:pPr>
        <w:shd w:val="clear" w:color="auto" w:fill="FFFFFF"/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proofErr w:type="gramStart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Сроки</w:t>
      </w:r>
      <w:proofErr w:type="gramEnd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 xml:space="preserve"> сжатые ввиду того, что в отчет будут вносится данные несколькими подразделениями, а также в связи с выставленными проверяющими сроками для УК.</w:t>
      </w:r>
    </w:p>
    <w:p w:rsidR="003D4802" w:rsidRPr="003D4802" w:rsidRDefault="003D4802" w:rsidP="003D4802">
      <w:pPr>
        <w:shd w:val="clear" w:color="auto" w:fill="FFFFFF"/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Просьба завершить разработку до вечера понедельника 22 июня. Спасибо </w:t>
      </w:r>
    </w:p>
    <w:p w:rsidR="003D4802" w:rsidRPr="003D4802" w:rsidRDefault="003D4802" w:rsidP="003D480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</w:p>
    <w:p w:rsidR="003D4802" w:rsidRPr="003D4802" w:rsidRDefault="003D4802" w:rsidP="003D4802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ind w:left="0"/>
        <w:textAlignment w:val="top"/>
        <w:rPr>
          <w:rFonts w:ascii="inherit" w:eastAsia="Times New Roman" w:hAnsi="inherit" w:cs="Segoe UI"/>
          <w:color w:val="344563"/>
          <w:sz w:val="18"/>
          <w:szCs w:val="18"/>
          <w:lang w:val="ru-RU" w:eastAsia="ru-RU"/>
        </w:rPr>
      </w:pPr>
      <w:proofErr w:type="spellStart"/>
      <w:r w:rsidRPr="003D4802">
        <w:rPr>
          <w:rFonts w:ascii="inherit" w:eastAsia="Times New Roman" w:hAnsi="inherit" w:cs="Segoe UI"/>
          <w:color w:val="344563"/>
          <w:sz w:val="2"/>
          <w:szCs w:val="2"/>
          <w:bdr w:val="none" w:sz="0" w:space="0" w:color="auto" w:frame="1"/>
          <w:lang w:val="ru-RU" w:eastAsia="ru-RU"/>
        </w:rPr>
        <w:t>Options</w:t>
      </w:r>
      <w:proofErr w:type="spellEnd"/>
    </w:p>
    <w:p w:rsidR="003D4802" w:rsidRPr="003D4802" w:rsidRDefault="003D4802" w:rsidP="003D4802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val="ru-RU" w:eastAsia="ru-RU"/>
        </w:rPr>
      </w:pPr>
      <w:proofErr w:type="spellStart"/>
      <w:r w:rsidRPr="003D4802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val="ru-RU" w:eastAsia="ru-RU"/>
        </w:rPr>
        <w:t>Attachments</w:t>
      </w:r>
      <w:proofErr w:type="spellEnd"/>
    </w:p>
    <w:p w:rsidR="003D4802" w:rsidRPr="003D4802" w:rsidRDefault="003D4802" w:rsidP="003D4802">
      <w:pPr>
        <w:shd w:val="clear" w:color="auto" w:fill="FFFFFF"/>
        <w:spacing w:after="0" w:line="240" w:lineRule="auto"/>
        <w:jc w:val="center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D4802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Drop files to attach, or browse.</w:t>
      </w:r>
    </w:p>
    <w:p w:rsidR="003D4802" w:rsidRPr="003D4802" w:rsidRDefault="003D4802" w:rsidP="003D4802">
      <w:pPr>
        <w:numPr>
          <w:ilvl w:val="0"/>
          <w:numId w:val="9"/>
        </w:numPr>
        <w:shd w:val="clear" w:color="auto" w:fill="FFFFFF"/>
        <w:spacing w:after="0" w:line="240" w:lineRule="auto"/>
        <w:ind w:left="6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42" w:tooltip="Structure on the Issue Page Settings" w:history="1">
        <w:proofErr w:type="spellStart"/>
        <w:r w:rsidRPr="003D4802">
          <w:rPr>
            <w:rFonts w:ascii="inherit" w:eastAsia="Times New Roman" w:hAnsi="inherit" w:cs="Segoe UI"/>
            <w:color w:val="344563"/>
            <w:sz w:val="2"/>
            <w:szCs w:val="2"/>
            <w:bdr w:val="none" w:sz="0" w:space="0" w:color="auto" w:frame="1"/>
            <w:lang w:val="ru-RU" w:eastAsia="ru-RU"/>
          </w:rPr>
          <w:t>Structure</w:t>
        </w:r>
        <w:proofErr w:type="spellEnd"/>
        <w:r w:rsidRPr="003D4802">
          <w:rPr>
            <w:rFonts w:ascii="inherit" w:eastAsia="Times New Roman" w:hAnsi="inherit" w:cs="Segoe UI"/>
            <w:color w:val="344563"/>
            <w:sz w:val="2"/>
            <w:szCs w:val="2"/>
            <w:bdr w:val="none" w:sz="0" w:space="0" w:color="auto" w:frame="1"/>
            <w:lang w:val="ru-RU" w:eastAsia="ru-RU"/>
          </w:rPr>
          <w:t xml:space="preserve"> </w:t>
        </w:r>
        <w:proofErr w:type="spellStart"/>
        <w:r w:rsidRPr="003D4802">
          <w:rPr>
            <w:rFonts w:ascii="inherit" w:eastAsia="Times New Roman" w:hAnsi="inherit" w:cs="Segoe UI"/>
            <w:color w:val="344563"/>
            <w:sz w:val="2"/>
            <w:szCs w:val="2"/>
            <w:bdr w:val="none" w:sz="0" w:space="0" w:color="auto" w:frame="1"/>
            <w:lang w:val="ru-RU" w:eastAsia="ru-RU"/>
          </w:rPr>
          <w:t>Settings</w:t>
        </w:r>
        <w:proofErr w:type="spellEnd"/>
      </w:hyperlink>
    </w:p>
    <w:p w:rsidR="003D4802" w:rsidRPr="003D4802" w:rsidRDefault="003D4802" w:rsidP="003D4802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val="ru-RU" w:eastAsia="ru-RU"/>
        </w:rPr>
      </w:pPr>
      <w:proofErr w:type="spellStart"/>
      <w:r w:rsidRPr="003D4802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val="ru-RU" w:eastAsia="ru-RU"/>
        </w:rPr>
        <w:t>Structure</w:t>
      </w:r>
      <w:proofErr w:type="spellEnd"/>
    </w:p>
    <w:p w:rsidR="003D4802" w:rsidRPr="003D4802" w:rsidRDefault="003D4802" w:rsidP="003D4802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val="ru-RU" w:eastAsia="ru-RU"/>
        </w:rPr>
      </w:pPr>
      <w:proofErr w:type="spellStart"/>
      <w:r w:rsidRPr="003D4802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val="ru-RU" w:eastAsia="ru-RU"/>
        </w:rPr>
        <w:t>Activity</w:t>
      </w:r>
      <w:proofErr w:type="spellEnd"/>
    </w:p>
    <w:p w:rsidR="003D4802" w:rsidRPr="003D4802" w:rsidRDefault="003D4802" w:rsidP="003D480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43" w:history="1">
        <w:proofErr w:type="spellStart"/>
        <w:r w:rsidRPr="003D4802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val="ru-RU" w:eastAsia="ru-RU"/>
          </w:rPr>
          <w:t>All</w:t>
        </w:r>
        <w:proofErr w:type="spellEnd"/>
      </w:hyperlink>
    </w:p>
    <w:p w:rsidR="003D4802" w:rsidRPr="003D4802" w:rsidRDefault="003D4802" w:rsidP="003D480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proofErr w:type="spellStart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Comments</w:t>
      </w:r>
      <w:proofErr w:type="spellEnd"/>
    </w:p>
    <w:p w:rsidR="003D4802" w:rsidRPr="003D4802" w:rsidRDefault="003D4802" w:rsidP="003D480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44" w:history="1">
        <w:proofErr w:type="spellStart"/>
        <w:r w:rsidRPr="003D4802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val="ru-RU" w:eastAsia="ru-RU"/>
          </w:rPr>
          <w:t>Work</w:t>
        </w:r>
        <w:proofErr w:type="spellEnd"/>
        <w:r w:rsidRPr="003D4802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val="ru-RU" w:eastAsia="ru-RU"/>
          </w:rPr>
          <w:t xml:space="preserve"> </w:t>
        </w:r>
        <w:proofErr w:type="spellStart"/>
        <w:r w:rsidRPr="003D4802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val="ru-RU" w:eastAsia="ru-RU"/>
          </w:rPr>
          <w:t>Log</w:t>
        </w:r>
        <w:proofErr w:type="spellEnd"/>
      </w:hyperlink>
    </w:p>
    <w:p w:rsidR="003D4802" w:rsidRPr="003D4802" w:rsidRDefault="003D4802" w:rsidP="003D480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45" w:history="1">
        <w:proofErr w:type="spellStart"/>
        <w:r w:rsidRPr="003D4802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val="ru-RU" w:eastAsia="ru-RU"/>
          </w:rPr>
          <w:t>History</w:t>
        </w:r>
        <w:proofErr w:type="spellEnd"/>
      </w:hyperlink>
    </w:p>
    <w:p w:rsidR="003D4802" w:rsidRPr="003D4802" w:rsidRDefault="003D4802" w:rsidP="003D480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46" w:history="1">
        <w:proofErr w:type="spellStart"/>
        <w:r w:rsidRPr="003D4802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val="ru-RU" w:eastAsia="ru-RU"/>
          </w:rPr>
          <w:t>Activity</w:t>
        </w:r>
        <w:proofErr w:type="spellEnd"/>
      </w:hyperlink>
    </w:p>
    <w:p w:rsidR="003D4802" w:rsidRPr="003D4802" w:rsidRDefault="003D4802" w:rsidP="003D480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47" w:history="1">
        <w:proofErr w:type="spellStart"/>
        <w:r w:rsidRPr="003D4802">
          <w:rPr>
            <w:rFonts w:ascii="Segoe UI" w:eastAsia="Times New Roman" w:hAnsi="Segoe UI" w:cs="Segoe UI"/>
            <w:color w:val="42526E"/>
            <w:sz w:val="21"/>
            <w:szCs w:val="21"/>
            <w:u w:val="single"/>
            <w:lang w:val="ru-RU" w:eastAsia="ru-RU"/>
          </w:rPr>
          <w:t>Transitions</w:t>
        </w:r>
        <w:proofErr w:type="spellEnd"/>
      </w:hyperlink>
    </w:p>
    <w:p w:rsidR="003D4802" w:rsidRPr="003D4802" w:rsidRDefault="003D4802" w:rsidP="003D4802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48" w:tooltip="Ascending order - Click to sort in descending order" w:history="1">
        <w:r w:rsidRPr="003D4802">
          <w:rPr>
            <w:rFonts w:ascii="Segoe UI" w:eastAsia="Times New Roman" w:hAnsi="Segoe UI" w:cs="Segoe UI"/>
            <w:color w:val="6B778C"/>
            <w:sz w:val="2"/>
            <w:szCs w:val="2"/>
            <w:u w:val="single"/>
            <w:bdr w:val="none" w:sz="0" w:space="0" w:color="auto" w:frame="1"/>
            <w:lang w:eastAsia="ru-RU"/>
          </w:rPr>
          <w:t>Ascending order - Click to sort in descending order</w:t>
        </w:r>
      </w:hyperlink>
    </w:p>
    <w:p w:rsidR="003D4802" w:rsidRPr="003D4802" w:rsidRDefault="003D4802" w:rsidP="003D4802">
      <w:pPr>
        <w:shd w:val="clear" w:color="auto" w:fill="F4F5F7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49" w:anchor="comment-2794400" w:tooltip="Right click and copy link for a permanent link to this comment." w:history="1">
        <w:r w:rsidRPr="003D4802">
          <w:rPr>
            <w:rFonts w:ascii="Segoe UI" w:eastAsia="Times New Roman" w:hAnsi="Segoe UI" w:cs="Segoe UI"/>
            <w:color w:val="344563"/>
            <w:sz w:val="2"/>
            <w:szCs w:val="2"/>
            <w:u w:val="single"/>
            <w:bdr w:val="none" w:sz="0" w:space="0" w:color="auto" w:frame="1"/>
            <w:lang w:eastAsia="ru-RU"/>
          </w:rPr>
          <w:t>Permalink</w:t>
        </w:r>
      </w:hyperlink>
      <w:r w:rsidRPr="003D4802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hyperlink r:id="rId50" w:tooltip="Edit" w:history="1">
        <w:r w:rsidRPr="003D4802">
          <w:rPr>
            <w:rFonts w:ascii="Segoe UI" w:eastAsia="Times New Roman" w:hAnsi="Segoe UI" w:cs="Segoe UI"/>
            <w:color w:val="344563"/>
            <w:sz w:val="2"/>
            <w:szCs w:val="2"/>
            <w:u w:val="single"/>
            <w:bdr w:val="none" w:sz="0" w:space="0" w:color="auto" w:frame="1"/>
            <w:lang w:eastAsia="ru-RU"/>
          </w:rPr>
          <w:t>Edit</w:t>
        </w:r>
      </w:hyperlink>
      <w:r w:rsidRPr="003D4802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hyperlink r:id="rId51" w:tooltip="Delete" w:history="1">
        <w:r w:rsidRPr="003D4802">
          <w:rPr>
            <w:rFonts w:ascii="Segoe UI" w:eastAsia="Times New Roman" w:hAnsi="Segoe UI" w:cs="Segoe UI"/>
            <w:color w:val="344563"/>
            <w:sz w:val="2"/>
            <w:szCs w:val="2"/>
            <w:u w:val="single"/>
            <w:bdr w:val="none" w:sz="0" w:space="0" w:color="auto" w:frame="1"/>
            <w:lang w:eastAsia="ru-RU"/>
          </w:rPr>
          <w:t>Delete</w:t>
        </w:r>
      </w:hyperlink>
      <w:r w:rsidRPr="003D4802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r w:rsidRPr="003D4802">
        <w:rPr>
          <w:rFonts w:ascii="Segoe UI" w:eastAsia="Times New Roman" w:hAnsi="Segoe UI" w:cs="Segoe UI"/>
          <w:noProof/>
          <w:color w:val="172B4D"/>
          <w:sz w:val="21"/>
          <w:szCs w:val="21"/>
          <w:lang w:val="ru-RU" w:eastAsia="ru-RU"/>
        </w:rPr>
        <w:drawing>
          <wp:inline distT="0" distB="0" distL="0" distR="0">
            <wp:extent cx="152400" cy="152400"/>
            <wp:effectExtent l="0" t="0" r="0" b="0"/>
            <wp:docPr id="11" name="Picture 11" descr="https://jira/images/icons/emoticons/thumbs_up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jira/images/icons/emoticons/thumbs_up.gif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802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r w:rsidRPr="003D4802">
        <w:rPr>
          <w:rFonts w:ascii="Segoe UI" w:eastAsia="Times New Roman" w:hAnsi="Segoe UI" w:cs="Segoe UI"/>
          <w:noProof/>
          <w:color w:val="172B4D"/>
          <w:sz w:val="21"/>
          <w:szCs w:val="21"/>
          <w:lang w:val="ru-RU" w:eastAsia="ru-RU"/>
        </w:rPr>
        <w:drawing>
          <wp:inline distT="0" distB="0" distL="0" distR="0">
            <wp:extent cx="152400" cy="152400"/>
            <wp:effectExtent l="0" t="0" r="0" b="0"/>
            <wp:docPr id="10" name="Picture 10" descr="https://jira/images/icons/emoticons/thumbs_dow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jira/images/icons/emoticons/thumbs_down.gif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2" w:rsidRPr="003D4802" w:rsidRDefault="003D4802" w:rsidP="003D4802">
      <w:pPr>
        <w:shd w:val="clear" w:color="auto" w:fill="F4F5F7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54" w:history="1">
        <w:r w:rsidRPr="003D4802">
          <w:rPr>
            <w:rFonts w:ascii="Segoe UI" w:eastAsia="Times New Roman" w:hAnsi="Segoe UI" w:cs="Segoe UI"/>
            <w:noProof/>
            <w:color w:val="0052CC"/>
            <w:sz w:val="21"/>
            <w:szCs w:val="21"/>
            <w:lang w:val="ru-RU" w:eastAsia="ru-RU"/>
          </w:rPr>
          <mc:AlternateContent>
            <mc:Choice Requires="wps">
              <w:drawing>
                <wp:inline distT="0" distB="0" distL="0" distR="0">
                  <wp:extent cx="304800" cy="304800"/>
                  <wp:effectExtent l="0" t="0" r="0" b="0"/>
                  <wp:docPr id="9" name="Rectangle 9" descr="VArtemie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EBADF61" id="Rectangle 9" o:spid="_x0000_s1026" alt="VArtemiev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eLsc9vgIA&#10;AMkFAAAOAAAAAAAAAAAAAAAAAC4CAABkcnMvZTJvRG9jLnhtbFBLAQItABQABgAIAAAAIQBMoOks&#10;2AAAAAMBAAAPAAAAAAAAAAAAAAAAABgFAABkcnMvZG93bnJldi54bWxQSwUGAAAAAAQABADzAAAA&#10;HQYAAAAA&#10;" filled="f" stroked="f"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Artemiev</w:t>
        </w:r>
        <w:proofErr w:type="spellEnd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, Victor [WIMINVEST]</w:t>
        </w:r>
      </w:hyperlink>
      <w:r w:rsidRPr="003D4802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added a comment - 19/Jun/26 14:34 +0300 - </w:t>
      </w:r>
      <w:r w:rsidRPr="003D4802">
        <w:rPr>
          <w:rFonts w:ascii="Segoe UI" w:eastAsia="Times New Roman" w:hAnsi="Segoe UI" w:cs="Segoe UI"/>
          <w:color w:val="DE350B"/>
          <w:sz w:val="21"/>
          <w:szCs w:val="21"/>
          <w:lang w:eastAsia="ru-RU"/>
        </w:rPr>
        <w:t>edited</w:t>
      </w:r>
    </w:p>
    <w:p w:rsidR="003D4802" w:rsidRPr="003D4802" w:rsidRDefault="003D4802" w:rsidP="003D4802">
      <w:pPr>
        <w:shd w:val="clear" w:color="auto" w:fill="F4F5F7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 xml:space="preserve">в части заполнения колонок 9 и 10 таблицы НАУФОР ("квалифицированный" и "неквалифицированный инвестор") данные можно подтянуть из </w:t>
      </w:r>
      <w:proofErr w:type="spellStart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Avancore</w:t>
      </w:r>
      <w:proofErr w:type="spellEnd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 xml:space="preserve"> DU, а именно: раздел "Доверительное правление", далее раздел "Квалифицированные инвесторы", далее "Журнал документов </w:t>
      </w:r>
      <w:proofErr w:type="spellStart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квал</w:t>
      </w:r>
      <w:proofErr w:type="spellEnd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 xml:space="preserve">. инвестора", в котором содержится полный реестр всех клиентов ДУ, которые являются квалифицированными инвесторами. Соответственно можно подтянуть данные по признаку "Контрагента" из данного журнала (ФИО или Наименование юр. лица). Те клиенты, которых нет в данном журнале </w:t>
      </w:r>
      <w:proofErr w:type="spellStart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квал</w:t>
      </w:r>
      <w:proofErr w:type="spellEnd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. инвестора могут автоматически получить статус "не квалифицированного инвестора" </w:t>
      </w:r>
    </w:p>
    <w:p w:rsidR="003D4802" w:rsidRPr="003D4802" w:rsidRDefault="003D4802" w:rsidP="003D4802">
      <w:pPr>
        <w:shd w:val="clear" w:color="auto" w:fill="F4F5F7"/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noProof/>
          <w:color w:val="172B4D"/>
          <w:sz w:val="21"/>
          <w:szCs w:val="21"/>
          <w:lang w:val="ru-RU" w:eastAsia="ru-RU"/>
        </w:rPr>
        <w:lastRenderedPageBreak/>
        <w:drawing>
          <wp:inline distT="0" distB="0" distL="0" distR="0">
            <wp:extent cx="10829925" cy="6410325"/>
            <wp:effectExtent l="0" t="0" r="9525" b="9525"/>
            <wp:docPr id="8" name="Picture 8" descr="https://jira/secure/attachment/2745773/2745773_image-2026-06-19-14-46-01-7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jira/secure/attachment/2745773/2745773_image-2026-06-19-14-46-01-707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9925" cy="641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2" w:rsidRPr="003D4802" w:rsidRDefault="003D4802" w:rsidP="003D4802">
      <w:pPr>
        <w:shd w:val="clear" w:color="auto" w:fill="F4F5F7"/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D4802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lastRenderedPageBreak/>
        <w:t> </w:t>
      </w:r>
    </w:p>
    <w:p w:rsidR="003D4802" w:rsidRPr="003D4802" w:rsidRDefault="003D4802" w:rsidP="003D4802">
      <w:pPr>
        <w:shd w:val="clear" w:color="auto" w:fill="F4F5F7"/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D4802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</w:p>
    <w:p w:rsidR="003D4802" w:rsidRPr="003D4802" w:rsidRDefault="003D4802" w:rsidP="003D4802">
      <w:pPr>
        <w:shd w:val="clear" w:color="auto" w:fill="F4F5F7"/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D4802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</w:p>
    <w:p w:rsidR="003D4802" w:rsidRPr="003D4802" w:rsidRDefault="003D4802" w:rsidP="003D4802">
      <w:pPr>
        <w:shd w:val="clear" w:color="auto" w:fill="F4F5F7"/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D4802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</w:p>
    <w:p w:rsidR="003D4802" w:rsidRPr="003D4802" w:rsidRDefault="003D4802" w:rsidP="003D4802">
      <w:pPr>
        <w:shd w:val="clear" w:color="auto" w:fill="F4F5F7"/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D4802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</w:p>
    <w:p w:rsidR="003D4802" w:rsidRPr="003D4802" w:rsidRDefault="003D4802" w:rsidP="003D4802">
      <w:pPr>
        <w:shd w:val="clear" w:color="auto" w:fill="F4F5F7"/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3D4802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</w:p>
    <w:p w:rsidR="003D4802" w:rsidRPr="003D4802" w:rsidRDefault="003D4802" w:rsidP="003D4802">
      <w:pPr>
        <w:shd w:val="clear" w:color="auto" w:fill="F4F5F7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56" w:history="1">
        <w:r w:rsidRPr="003D4802">
          <w:rPr>
            <w:rFonts w:ascii="Segoe UI" w:eastAsia="Times New Roman" w:hAnsi="Segoe UI" w:cs="Segoe UI"/>
            <w:color w:val="777877"/>
            <w:sz w:val="18"/>
            <w:szCs w:val="18"/>
            <w:u w:val="single"/>
            <w:lang w:eastAsia="ru-RU"/>
          </w:rPr>
          <w:t>Reply</w:t>
        </w:r>
      </w:hyperlink>
    </w:p>
    <w:p w:rsidR="003D4802" w:rsidRPr="003D4802" w:rsidRDefault="003D4802" w:rsidP="003D4802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57" w:anchor="comment-2794414" w:tooltip="Right click and copy link for a permanent link to this comment." w:history="1">
        <w:r w:rsidRPr="003D4802">
          <w:rPr>
            <w:rFonts w:ascii="Segoe UI" w:eastAsia="Times New Roman" w:hAnsi="Segoe UI" w:cs="Segoe UI"/>
            <w:color w:val="344563"/>
            <w:sz w:val="2"/>
            <w:szCs w:val="2"/>
            <w:u w:val="single"/>
            <w:bdr w:val="none" w:sz="0" w:space="0" w:color="auto" w:frame="1"/>
            <w:lang w:eastAsia="ru-RU"/>
          </w:rPr>
          <w:t>Permalink</w:t>
        </w:r>
      </w:hyperlink>
      <w:r w:rsidRPr="003D4802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hyperlink r:id="rId58" w:tooltip="Edit" w:history="1">
        <w:r w:rsidRPr="003D4802">
          <w:rPr>
            <w:rFonts w:ascii="Segoe UI" w:eastAsia="Times New Roman" w:hAnsi="Segoe UI" w:cs="Segoe UI"/>
            <w:color w:val="344563"/>
            <w:sz w:val="2"/>
            <w:szCs w:val="2"/>
            <w:u w:val="single"/>
            <w:bdr w:val="none" w:sz="0" w:space="0" w:color="auto" w:frame="1"/>
            <w:lang w:eastAsia="ru-RU"/>
          </w:rPr>
          <w:t>Edit</w:t>
        </w:r>
      </w:hyperlink>
      <w:r w:rsidRPr="003D4802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hyperlink r:id="rId59" w:tooltip="Delete" w:history="1">
        <w:r w:rsidRPr="003D4802">
          <w:rPr>
            <w:rFonts w:ascii="Segoe UI" w:eastAsia="Times New Roman" w:hAnsi="Segoe UI" w:cs="Segoe UI"/>
            <w:color w:val="344563"/>
            <w:sz w:val="2"/>
            <w:szCs w:val="2"/>
            <w:u w:val="single"/>
            <w:bdr w:val="none" w:sz="0" w:space="0" w:color="auto" w:frame="1"/>
            <w:lang w:eastAsia="ru-RU"/>
          </w:rPr>
          <w:t>Delete</w:t>
        </w:r>
      </w:hyperlink>
      <w:r w:rsidRPr="003D4802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r w:rsidRPr="003D4802">
        <w:rPr>
          <w:rFonts w:ascii="Segoe UI" w:eastAsia="Times New Roman" w:hAnsi="Segoe UI" w:cs="Segoe UI"/>
          <w:noProof/>
          <w:color w:val="172B4D"/>
          <w:sz w:val="21"/>
          <w:szCs w:val="21"/>
          <w:lang w:val="ru-RU" w:eastAsia="ru-RU"/>
        </w:rPr>
        <w:drawing>
          <wp:inline distT="0" distB="0" distL="0" distR="0">
            <wp:extent cx="152400" cy="152400"/>
            <wp:effectExtent l="0" t="0" r="0" b="0"/>
            <wp:docPr id="7" name="Picture 7" descr="https://jira/images/icons/emoticons/thumbs_up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jira/images/icons/emoticons/thumbs_up.gif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802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r w:rsidRPr="003D4802">
        <w:rPr>
          <w:rFonts w:ascii="Segoe UI" w:eastAsia="Times New Roman" w:hAnsi="Segoe UI" w:cs="Segoe UI"/>
          <w:noProof/>
          <w:color w:val="172B4D"/>
          <w:sz w:val="21"/>
          <w:szCs w:val="21"/>
          <w:lang w:val="ru-RU" w:eastAsia="ru-RU"/>
        </w:rPr>
        <w:drawing>
          <wp:inline distT="0" distB="0" distL="0" distR="0">
            <wp:extent cx="152400" cy="152400"/>
            <wp:effectExtent l="0" t="0" r="0" b="0"/>
            <wp:docPr id="6" name="Picture 6" descr="https://jira/images/icons/emoticons/thumbs_dow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jira/images/icons/emoticons/thumbs_down.gif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2" w:rsidRPr="003D4802" w:rsidRDefault="003D4802" w:rsidP="003D4802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60" w:history="1">
        <w:r w:rsidRPr="003D4802">
          <w:rPr>
            <w:rFonts w:ascii="Segoe UI" w:eastAsia="Times New Roman" w:hAnsi="Segoe UI" w:cs="Segoe UI"/>
            <w:noProof/>
            <w:color w:val="0052CC"/>
            <w:sz w:val="21"/>
            <w:szCs w:val="21"/>
            <w:lang w:val="ru-RU" w:eastAsia="ru-RU"/>
          </w:rPr>
          <mc:AlternateContent>
            <mc:Choice Requires="wps">
              <w:drawing>
                <wp:inline distT="0" distB="0" distL="0" distR="0">
                  <wp:extent cx="304800" cy="304800"/>
                  <wp:effectExtent l="0" t="0" r="0" b="0"/>
                  <wp:docPr id="5" name="Rectangle 5" descr="VAntyukhov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B5232AF" id="Rectangle 5" o:spid="_x0000_s1026" alt="VAntyukhov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oZE6k&#10;wQIAAMsFAAAOAAAAAAAAAAAAAAAAAC4CAABkcnMvZTJvRG9jLnhtbFBLAQItABQABgAIAAAAIQBM&#10;oOks2AAAAAMBAAAPAAAAAAAAAAAAAAAAABsFAABkcnMvZG93bnJldi54bWxQSwUGAAAAAAQABADz&#10;AAAAIAYAAAAA&#10;" filled="f" stroked="f"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Antyukhova</w:t>
        </w:r>
        <w:proofErr w:type="spellEnd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eastAsia="ru-RU"/>
          </w:rPr>
          <w:t>, Victoria</w:t>
        </w:r>
      </w:hyperlink>
      <w:r w:rsidRPr="003D4802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added a comment - 19/Jun/26 14:40 +0300</w:t>
      </w:r>
    </w:p>
    <w:p w:rsidR="003D4802" w:rsidRPr="003D4802" w:rsidRDefault="003D4802" w:rsidP="003D4802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В части заполнения колонок 11 и 12:</w:t>
      </w:r>
    </w:p>
    <w:p w:rsidR="003D4802" w:rsidRPr="003D4802" w:rsidRDefault="003D4802" w:rsidP="003D4802">
      <w:pPr>
        <w:shd w:val="clear" w:color="auto" w:fill="FFFFFF"/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b/>
          <w:bCs/>
          <w:color w:val="172B4D"/>
          <w:sz w:val="21"/>
          <w:szCs w:val="21"/>
          <w:lang w:val="ru-RU" w:eastAsia="ru-RU"/>
        </w:rPr>
        <w:t>Колонка 11</w:t>
      </w: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 - заполнять для договора на основании Типа инвестиционного профиля, выбирать последний имеющийся на отчетную дату:</w:t>
      </w:r>
    </w:p>
    <w:p w:rsidR="003D4802" w:rsidRPr="003D4802" w:rsidRDefault="003D4802" w:rsidP="003D4802">
      <w:pPr>
        <w:shd w:val="clear" w:color="auto" w:fill="FFFFFF"/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noProof/>
          <w:color w:val="172B4D"/>
          <w:sz w:val="21"/>
          <w:szCs w:val="21"/>
          <w:lang w:val="ru-RU" w:eastAsia="ru-RU"/>
        </w:rPr>
        <w:drawing>
          <wp:inline distT="0" distB="0" distL="0" distR="0">
            <wp:extent cx="13868400" cy="1619250"/>
            <wp:effectExtent l="0" t="0" r="0" b="0"/>
            <wp:docPr id="4" name="Picture 4" descr="https://jira/secure/attachment/2745738/2745738_image-2026-06-19-14-32-35-6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jira/secure/attachment/2745738/2745738_image-2026-06-19-14-32-35-675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2" w:rsidRPr="003D4802" w:rsidRDefault="003D4802" w:rsidP="003D4802">
      <w:pPr>
        <w:shd w:val="clear" w:color="auto" w:fill="FFFFFF"/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noProof/>
          <w:color w:val="172B4D"/>
          <w:sz w:val="21"/>
          <w:szCs w:val="21"/>
          <w:lang w:val="ru-RU" w:eastAsia="ru-RU"/>
        </w:rPr>
        <w:drawing>
          <wp:inline distT="0" distB="0" distL="0" distR="0">
            <wp:extent cx="14306550" cy="1228725"/>
            <wp:effectExtent l="0" t="0" r="0" b="9525"/>
            <wp:docPr id="3" name="Picture 3" descr="https://jira/secure/attachment/2745759/2745759_image-2026-06-19-14-39-11-5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jira/secure/attachment/2745759/2745759_image-2026-06-19-14-39-11-570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65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802" w:rsidRPr="003D4802" w:rsidRDefault="003D4802" w:rsidP="003D4802">
      <w:pPr>
        <w:shd w:val="clear" w:color="auto" w:fill="FFFFFF"/>
        <w:spacing w:before="150"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b/>
          <w:bCs/>
          <w:color w:val="172B4D"/>
          <w:sz w:val="21"/>
          <w:szCs w:val="21"/>
          <w:lang w:val="ru-RU" w:eastAsia="ru-RU"/>
        </w:rPr>
        <w:t>Колонка 12</w:t>
      </w: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 - если к отчетной дате по договору есть </w:t>
      </w:r>
      <w:ins w:id="0" w:author="Unknown">
        <w:r w:rsidRPr="003D4802">
          <w:rPr>
            <w:rFonts w:ascii="Segoe UI" w:eastAsia="Times New Roman" w:hAnsi="Segoe UI" w:cs="Segoe UI"/>
            <w:color w:val="172B4D"/>
            <w:sz w:val="21"/>
            <w:szCs w:val="21"/>
            <w:lang w:val="ru-RU" w:eastAsia="ru-RU"/>
          </w:rPr>
          <w:t>несколько записей</w:t>
        </w:r>
      </w:ins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 об Инвестиционных профилях </w:t>
      </w:r>
      <w:ins w:id="1" w:author="Unknown">
        <w:r w:rsidRPr="003D4802">
          <w:rPr>
            <w:rFonts w:ascii="Segoe UI" w:eastAsia="Times New Roman" w:hAnsi="Segoe UI" w:cs="Segoe UI"/>
            <w:color w:val="172B4D"/>
            <w:sz w:val="21"/>
            <w:szCs w:val="21"/>
            <w:lang w:val="ru-RU" w:eastAsia="ru-RU"/>
          </w:rPr>
          <w:t>с разными датами</w:t>
        </w:r>
      </w:ins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, то поле заполнить как "Да", если нескольких записей нет, то поле заполнить как "Нет".</w:t>
      </w:r>
    </w:p>
    <w:p w:rsidR="003D4802" w:rsidRPr="003D4802" w:rsidRDefault="003D4802" w:rsidP="003D4802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63" w:history="1">
        <w:proofErr w:type="spellStart"/>
        <w:r w:rsidRPr="003D4802">
          <w:rPr>
            <w:rFonts w:ascii="Segoe UI" w:eastAsia="Times New Roman" w:hAnsi="Segoe UI" w:cs="Segoe UI"/>
            <w:color w:val="777877"/>
            <w:sz w:val="18"/>
            <w:szCs w:val="18"/>
            <w:u w:val="single"/>
            <w:lang w:val="ru-RU" w:eastAsia="ru-RU"/>
          </w:rPr>
          <w:t>Reply</w:t>
        </w:r>
        <w:proofErr w:type="spellEnd"/>
      </w:hyperlink>
    </w:p>
    <w:bookmarkStart w:id="2" w:name="add-comment"/>
    <w:p w:rsidR="003D4802" w:rsidRPr="003D4802" w:rsidRDefault="003D4802" w:rsidP="003D4802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ind w:left="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fldChar w:fldCharType="begin"/>
      </w: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instrText xml:space="preserve"> HYPERLINK "https://jira/secure/AddComment!default.jspa?id=1192753" </w:instrText>
      </w: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fldChar w:fldCharType="separate"/>
      </w:r>
      <w:r w:rsidRPr="003D4802">
        <w:rPr>
          <w:rFonts w:ascii="inherit" w:eastAsia="Times New Roman" w:hAnsi="inherit" w:cs="Segoe UI"/>
          <w:color w:val="344563"/>
          <w:sz w:val="21"/>
          <w:szCs w:val="21"/>
          <w:u w:val="single"/>
          <w:bdr w:val="single" w:sz="8" w:space="3" w:color="auto" w:frame="1"/>
          <w:lang w:val="ru-RU" w:eastAsia="ru-RU"/>
        </w:rPr>
        <w:t> </w:t>
      </w:r>
      <w:proofErr w:type="spellStart"/>
      <w:r w:rsidRPr="003D4802">
        <w:rPr>
          <w:rFonts w:ascii="inherit" w:eastAsia="Times New Roman" w:hAnsi="inherit" w:cs="Segoe UI"/>
          <w:color w:val="344563"/>
          <w:sz w:val="21"/>
          <w:szCs w:val="21"/>
          <w:u w:val="single"/>
          <w:bdr w:val="single" w:sz="8" w:space="3" w:color="auto" w:frame="1"/>
          <w:lang w:val="ru-RU" w:eastAsia="ru-RU"/>
        </w:rPr>
        <w:t>Comment</w:t>
      </w:r>
      <w:proofErr w:type="spellEnd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fldChar w:fldCharType="end"/>
      </w:r>
      <w:bookmarkEnd w:id="2"/>
    </w:p>
    <w:p w:rsidR="003D4802" w:rsidRPr="003D4802" w:rsidRDefault="003D4802" w:rsidP="003D4802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val="ru-RU" w:eastAsia="ru-RU"/>
        </w:rPr>
      </w:pPr>
      <w:proofErr w:type="spellStart"/>
      <w:r w:rsidRPr="003D4802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val="ru-RU" w:eastAsia="ru-RU"/>
        </w:rPr>
        <w:t>People</w:t>
      </w:r>
      <w:proofErr w:type="spellEnd"/>
    </w:p>
    <w:p w:rsidR="003D4802" w:rsidRPr="003D4802" w:rsidRDefault="003D4802" w:rsidP="003D4802">
      <w:pPr>
        <w:shd w:val="clear" w:color="auto" w:fill="FFFFFF"/>
        <w:spacing w:after="0" w:line="360" w:lineRule="atLeast"/>
        <w:textAlignment w:val="top"/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</w:pPr>
      <w:proofErr w:type="spellStart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Assignee</w:t>
      </w:r>
      <w:proofErr w:type="spellEnd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:</w:t>
      </w:r>
    </w:p>
    <w:p w:rsidR="003D4802" w:rsidRPr="003D4802" w:rsidRDefault="003D4802" w:rsidP="003D4802">
      <w:pPr>
        <w:shd w:val="clear" w:color="auto" w:fill="FFFFFF"/>
        <w:spacing w:after="0" w:line="360" w:lineRule="atLeast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noProof/>
          <w:color w:val="172B4D"/>
          <w:sz w:val="21"/>
          <w:szCs w:val="21"/>
          <w:lang w:val="ru-RU"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AKonstantino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C5C90D" id="Rectangle 2" o:spid="_x0000_s1026" alt="AKonstantinov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hizg6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 xml:space="preserve"> Konstantinov, </w:t>
      </w:r>
      <w:proofErr w:type="spellStart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Alexey</w:t>
      </w:r>
      <w:hyperlink r:id="rId64" w:tooltip="Assign this issue to me ( Type 'i' )" w:history="1"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>Assign</w:t>
        </w:r>
        <w:proofErr w:type="spellEnd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 xml:space="preserve"> </w:t>
        </w:r>
        <w:proofErr w:type="spellStart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>to</w:t>
        </w:r>
        <w:proofErr w:type="spellEnd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 xml:space="preserve"> </w:t>
        </w:r>
        <w:proofErr w:type="spellStart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>me</w:t>
        </w:r>
        <w:proofErr w:type="spellEnd"/>
      </w:hyperlink>
    </w:p>
    <w:p w:rsidR="003D4802" w:rsidRPr="003D4802" w:rsidRDefault="003D4802" w:rsidP="003D4802">
      <w:pPr>
        <w:shd w:val="clear" w:color="auto" w:fill="FFFFFF"/>
        <w:spacing w:after="0" w:line="360" w:lineRule="atLeast"/>
        <w:textAlignment w:val="top"/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</w:pPr>
      <w:proofErr w:type="spellStart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Reporter</w:t>
      </w:r>
      <w:proofErr w:type="spellEnd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:</w:t>
      </w:r>
    </w:p>
    <w:p w:rsidR="003D4802" w:rsidRPr="003D4802" w:rsidRDefault="003D4802" w:rsidP="003D4802">
      <w:pPr>
        <w:shd w:val="clear" w:color="auto" w:fill="FFFFFF"/>
        <w:spacing w:after="0" w:line="360" w:lineRule="atLeast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noProof/>
          <w:color w:val="172B4D"/>
          <w:sz w:val="21"/>
          <w:szCs w:val="21"/>
          <w:lang w:val="ru-RU" w:eastAsia="ru-RU"/>
        </w:rPr>
        <w:drawing>
          <wp:inline distT="0" distB="0" distL="0" distR="0">
            <wp:extent cx="228600" cy="228600"/>
            <wp:effectExtent l="0" t="0" r="0" b="0"/>
            <wp:docPr id="1" name="Picture 1" descr="YYurashe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YYurasheva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 Yurasheva, Yulia</w:t>
      </w:r>
    </w:p>
    <w:p w:rsidR="003D4802" w:rsidRPr="003D4802" w:rsidRDefault="003D4802" w:rsidP="003D4802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</w:pPr>
      <w:proofErr w:type="spellStart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Watchers</w:t>
      </w:r>
      <w:proofErr w:type="spellEnd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:</w:t>
      </w:r>
    </w:p>
    <w:p w:rsidR="003D4802" w:rsidRPr="003D4802" w:rsidRDefault="003D4802" w:rsidP="003D4802">
      <w:pPr>
        <w:shd w:val="clear" w:color="auto" w:fill="FFFFFF"/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66" w:history="1"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>10 </w:t>
        </w:r>
      </w:hyperlink>
    </w:p>
    <w:p w:rsidR="003D4802" w:rsidRPr="003D4802" w:rsidRDefault="003D4802" w:rsidP="003D4802">
      <w:pPr>
        <w:shd w:val="clear" w:color="auto" w:fill="FFFFFF"/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67" w:history="1">
        <w:proofErr w:type="spellStart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>Start</w:t>
        </w:r>
        <w:proofErr w:type="spellEnd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 xml:space="preserve"> </w:t>
        </w:r>
        <w:proofErr w:type="spellStart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>watching</w:t>
        </w:r>
        <w:proofErr w:type="spellEnd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 xml:space="preserve"> </w:t>
        </w:r>
        <w:proofErr w:type="spellStart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>this</w:t>
        </w:r>
        <w:proofErr w:type="spellEnd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 xml:space="preserve"> </w:t>
        </w:r>
        <w:proofErr w:type="spellStart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>issue</w:t>
        </w:r>
        <w:proofErr w:type="spellEnd"/>
      </w:hyperlink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 </w:t>
      </w:r>
    </w:p>
    <w:p w:rsidR="003D4802" w:rsidRPr="003D4802" w:rsidRDefault="003D4802" w:rsidP="003D4802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val="ru-RU" w:eastAsia="ru-RU"/>
        </w:rPr>
      </w:pPr>
      <w:proofErr w:type="spellStart"/>
      <w:r w:rsidRPr="003D4802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val="ru-RU" w:eastAsia="ru-RU"/>
        </w:rPr>
        <w:t>Dates</w:t>
      </w:r>
      <w:proofErr w:type="spellEnd"/>
    </w:p>
    <w:p w:rsidR="003D4802" w:rsidRPr="003D4802" w:rsidRDefault="003D4802" w:rsidP="003D4802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</w:pPr>
      <w:proofErr w:type="spellStart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Created</w:t>
      </w:r>
      <w:proofErr w:type="spellEnd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:</w:t>
      </w:r>
    </w:p>
    <w:p w:rsidR="003D4802" w:rsidRPr="003D4802" w:rsidRDefault="003D4802" w:rsidP="003D4802">
      <w:pPr>
        <w:shd w:val="clear" w:color="auto" w:fill="FFFFFF"/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19/</w:t>
      </w:r>
      <w:proofErr w:type="spellStart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Jun</w:t>
      </w:r>
      <w:proofErr w:type="spellEnd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/26 12:36 +0300</w:t>
      </w:r>
    </w:p>
    <w:p w:rsidR="003D4802" w:rsidRPr="003D4802" w:rsidRDefault="003D4802" w:rsidP="003D4802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</w:pPr>
      <w:proofErr w:type="spellStart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Updated</w:t>
      </w:r>
      <w:proofErr w:type="spellEnd"/>
      <w:r w:rsidRPr="003D4802">
        <w:rPr>
          <w:rFonts w:ascii="Segoe UI" w:eastAsia="Times New Roman" w:hAnsi="Segoe UI" w:cs="Segoe UI"/>
          <w:color w:val="6B778C"/>
          <w:sz w:val="21"/>
          <w:szCs w:val="21"/>
          <w:lang w:val="ru-RU" w:eastAsia="ru-RU"/>
        </w:rPr>
        <w:t>:</w:t>
      </w:r>
    </w:p>
    <w:p w:rsidR="003D4802" w:rsidRPr="003D4802" w:rsidRDefault="003D4802" w:rsidP="003D4802">
      <w:pPr>
        <w:shd w:val="clear" w:color="auto" w:fill="FFFFFF"/>
        <w:spacing w:after="0" w:line="240" w:lineRule="auto"/>
        <w:ind w:left="720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19/</w:t>
      </w:r>
      <w:proofErr w:type="spellStart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Jun</w:t>
      </w:r>
      <w:proofErr w:type="spellEnd"/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t>/26 18:01 +0300</w:t>
      </w:r>
    </w:p>
    <w:p w:rsidR="003D4802" w:rsidRPr="003D4802" w:rsidRDefault="003D4802" w:rsidP="003D4802">
      <w:pPr>
        <w:shd w:val="clear" w:color="auto" w:fill="FFFFFF"/>
        <w:spacing w:after="0" w:line="240" w:lineRule="auto"/>
        <w:textAlignment w:val="top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val="ru-RU" w:eastAsia="ru-RU"/>
        </w:rPr>
      </w:pPr>
      <w:proofErr w:type="spellStart"/>
      <w:r w:rsidRPr="003D4802">
        <w:rPr>
          <w:rFonts w:ascii="Segoe UI" w:eastAsia="Times New Roman" w:hAnsi="Segoe UI" w:cs="Segoe UI"/>
          <w:b/>
          <w:bCs/>
          <w:color w:val="172B4D"/>
          <w:spacing w:val="-1"/>
          <w:sz w:val="21"/>
          <w:szCs w:val="21"/>
          <w:lang w:val="ru-RU" w:eastAsia="ru-RU"/>
        </w:rPr>
        <w:t>Agile</w:t>
      </w:r>
      <w:proofErr w:type="spellEnd"/>
    </w:p>
    <w:p w:rsidR="003D4802" w:rsidRPr="003D4802" w:rsidRDefault="003D4802" w:rsidP="003D4802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</w:pPr>
      <w:hyperlink r:id="rId68" w:tooltip="View this issue on an Agile board" w:history="1">
        <w:proofErr w:type="spellStart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>View</w:t>
        </w:r>
        <w:proofErr w:type="spellEnd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 xml:space="preserve"> </w:t>
        </w:r>
        <w:proofErr w:type="spellStart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>on</w:t>
        </w:r>
        <w:proofErr w:type="spellEnd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 xml:space="preserve"> </w:t>
        </w:r>
        <w:proofErr w:type="spellStart"/>
        <w:r w:rsidRPr="003D4802">
          <w:rPr>
            <w:rFonts w:ascii="Segoe UI" w:eastAsia="Times New Roman" w:hAnsi="Segoe UI" w:cs="Segoe UI"/>
            <w:color w:val="0052CC"/>
            <w:sz w:val="21"/>
            <w:szCs w:val="21"/>
            <w:u w:val="single"/>
            <w:lang w:val="ru-RU" w:eastAsia="ru-RU"/>
          </w:rPr>
          <w:t>Board</w:t>
        </w:r>
        <w:proofErr w:type="spellEnd"/>
      </w:hyperlink>
    </w:p>
    <w:p w:rsidR="003D4802" w:rsidRPr="003D4802" w:rsidRDefault="003D4802" w:rsidP="003D480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ru-RU" w:eastAsia="ru-RU"/>
        </w:rPr>
      </w:pPr>
      <w:r w:rsidRPr="003D4802">
        <w:rPr>
          <w:rFonts w:ascii="Arial" w:eastAsia="Times New Roman" w:hAnsi="Arial" w:cs="Arial"/>
          <w:vanish/>
          <w:sz w:val="16"/>
          <w:szCs w:val="16"/>
          <w:lang w:val="ru-RU" w:eastAsia="ru-RU"/>
        </w:rPr>
        <w:t>Top of Form</w:t>
      </w:r>
    </w:p>
    <w:p w:rsidR="003D4802" w:rsidRPr="003D4802" w:rsidRDefault="003D4802" w:rsidP="003D480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ru-RU" w:eastAsia="ru-RU"/>
        </w:rPr>
      </w:pPr>
      <w:r w:rsidRPr="003D4802">
        <w:rPr>
          <w:rFonts w:ascii="Arial" w:eastAsia="Times New Roman" w:hAnsi="Arial" w:cs="Arial"/>
          <w:vanish/>
          <w:sz w:val="16"/>
          <w:szCs w:val="16"/>
          <w:lang w:val="ru-RU" w:eastAsia="ru-RU"/>
        </w:rPr>
        <w:t>Bottom of Form</w:t>
      </w:r>
    </w:p>
    <w:p w:rsidR="00CD1BD2" w:rsidRDefault="003D4802" w:rsidP="003D4802">
      <w:r w:rsidRPr="003D4802">
        <w:rPr>
          <w:rFonts w:ascii="Segoe UI" w:eastAsia="Times New Roman" w:hAnsi="Segoe UI" w:cs="Segoe UI"/>
          <w:color w:val="172B4D"/>
          <w:sz w:val="21"/>
          <w:szCs w:val="21"/>
          <w:lang w:val="ru-RU" w:eastAsia="ru-RU"/>
        </w:rPr>
        <w:br/>
      </w:r>
      <w:bookmarkStart w:id="3" w:name="_GoBack"/>
      <w:bookmarkEnd w:id="3"/>
    </w:p>
    <w:sectPr w:rsidR="00CD1BD2" w:rsidSect="003D4802">
      <w:pgSz w:w="15840" w:h="12240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B3968"/>
    <w:multiLevelType w:val="multilevel"/>
    <w:tmpl w:val="3460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02A2A"/>
    <w:multiLevelType w:val="multilevel"/>
    <w:tmpl w:val="6AB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B12F9"/>
    <w:multiLevelType w:val="multilevel"/>
    <w:tmpl w:val="1DBA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71E0C"/>
    <w:multiLevelType w:val="multilevel"/>
    <w:tmpl w:val="B46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85D7C"/>
    <w:multiLevelType w:val="multilevel"/>
    <w:tmpl w:val="4BD45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6678C3"/>
    <w:multiLevelType w:val="multilevel"/>
    <w:tmpl w:val="60C0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F0991"/>
    <w:multiLevelType w:val="multilevel"/>
    <w:tmpl w:val="65DA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53858"/>
    <w:multiLevelType w:val="multilevel"/>
    <w:tmpl w:val="79A6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003F1"/>
    <w:multiLevelType w:val="multilevel"/>
    <w:tmpl w:val="DE2C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0034E"/>
    <w:multiLevelType w:val="multilevel"/>
    <w:tmpl w:val="D0FA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40258"/>
    <w:multiLevelType w:val="multilevel"/>
    <w:tmpl w:val="2BC0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10"/>
  </w:num>
  <w:num w:numId="8">
    <w:abstractNumId w:val="3"/>
  </w:num>
  <w:num w:numId="9">
    <w:abstractNumId w:val="9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802"/>
    <w:rsid w:val="003D4802"/>
    <w:rsid w:val="0057779E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11FC4B-E3EE-42AD-8CFE-B001F4CEE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48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Heading4">
    <w:name w:val="heading 4"/>
    <w:basedOn w:val="Normal"/>
    <w:link w:val="Heading4Char"/>
    <w:uiPriority w:val="9"/>
    <w:qFormat/>
    <w:rsid w:val="003D480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802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3D4802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styleId="Hyperlink">
    <w:name w:val="Hyperlink"/>
    <w:basedOn w:val="DefaultParagraphFont"/>
    <w:uiPriority w:val="99"/>
    <w:semiHidden/>
    <w:unhideWhenUsed/>
    <w:rsid w:val="003D4802"/>
    <w:rPr>
      <w:color w:val="0000FF"/>
      <w:u w:val="single"/>
    </w:rPr>
  </w:style>
  <w:style w:type="character" w:customStyle="1" w:styleId="aui-icon">
    <w:name w:val="aui-icon"/>
    <w:basedOn w:val="DefaultParagraphFont"/>
    <w:rsid w:val="003D4802"/>
  </w:style>
  <w:style w:type="character" w:customStyle="1" w:styleId="aui-header-logo">
    <w:name w:val="aui-header-logo"/>
    <w:basedOn w:val="DefaultParagraphFont"/>
    <w:rsid w:val="003D480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D480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ru-RU" w:eastAsia="ru-RU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D4802"/>
    <w:rPr>
      <w:rFonts w:ascii="Arial" w:eastAsia="Times New Roman" w:hAnsi="Arial" w:cs="Arial"/>
      <w:vanish/>
      <w:sz w:val="16"/>
      <w:szCs w:val="16"/>
      <w:lang w:val="ru-RU" w:eastAsia="ru-RU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D480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ru-RU" w:eastAsia="ru-RU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D4802"/>
    <w:rPr>
      <w:rFonts w:ascii="Arial" w:eastAsia="Times New Roman" w:hAnsi="Arial" w:cs="Arial"/>
      <w:vanish/>
      <w:sz w:val="16"/>
      <w:szCs w:val="16"/>
      <w:lang w:val="ru-RU" w:eastAsia="ru-RU"/>
    </w:rPr>
  </w:style>
  <w:style w:type="character" w:customStyle="1" w:styleId="aui-nav-item-label">
    <w:name w:val="aui-nav-item-label"/>
    <w:basedOn w:val="DefaultParagraphFont"/>
    <w:rsid w:val="003D4802"/>
  </w:style>
  <w:style w:type="paragraph" w:customStyle="1" w:styleId="project-shortcuts-groupdescription">
    <w:name w:val="project-shortcuts-group__description"/>
    <w:basedOn w:val="Normal"/>
    <w:rsid w:val="003D4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ui-button-label">
    <w:name w:val="aui-button-label"/>
    <w:basedOn w:val="DefaultParagraphFont"/>
    <w:rsid w:val="003D4802"/>
  </w:style>
  <w:style w:type="character" w:customStyle="1" w:styleId="trigger-label">
    <w:name w:val="trigger-label"/>
    <w:basedOn w:val="DefaultParagraphFont"/>
    <w:rsid w:val="003D4802"/>
  </w:style>
  <w:style w:type="character" w:customStyle="1" w:styleId="dropdown-text">
    <w:name w:val="dropdown-text"/>
    <w:basedOn w:val="DefaultParagraphFont"/>
    <w:rsid w:val="003D4802"/>
  </w:style>
  <w:style w:type="character" w:styleId="Strong">
    <w:name w:val="Strong"/>
    <w:basedOn w:val="DefaultParagraphFont"/>
    <w:uiPriority w:val="22"/>
    <w:qFormat/>
    <w:rsid w:val="003D4802"/>
    <w:rPr>
      <w:b/>
      <w:bCs/>
    </w:rPr>
  </w:style>
  <w:style w:type="character" w:customStyle="1" w:styleId="value">
    <w:name w:val="value"/>
    <w:basedOn w:val="DefaultParagraphFont"/>
    <w:rsid w:val="003D4802"/>
  </w:style>
  <w:style w:type="character" w:customStyle="1" w:styleId="status-view">
    <w:name w:val="status-view"/>
    <w:basedOn w:val="DefaultParagraphFont"/>
    <w:rsid w:val="003D4802"/>
  </w:style>
  <w:style w:type="character" w:customStyle="1" w:styleId="shorten">
    <w:name w:val="shorten"/>
    <w:basedOn w:val="DefaultParagraphFont"/>
    <w:rsid w:val="003D4802"/>
  </w:style>
  <w:style w:type="paragraph" w:styleId="NormalWeb">
    <w:name w:val="Normal (Web)"/>
    <w:basedOn w:val="Normal"/>
    <w:uiPriority w:val="99"/>
    <w:semiHidden/>
    <w:unhideWhenUsed/>
    <w:rsid w:val="003D4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issue-drop-zonetext">
    <w:name w:val="issue-drop-zone__text"/>
    <w:basedOn w:val="DefaultParagraphFont"/>
    <w:rsid w:val="003D4802"/>
  </w:style>
  <w:style w:type="character" w:customStyle="1" w:styleId="icon-default">
    <w:name w:val="icon-default"/>
    <w:basedOn w:val="DefaultParagraphFont"/>
    <w:rsid w:val="003D4802"/>
  </w:style>
  <w:style w:type="character" w:customStyle="1" w:styleId="date">
    <w:name w:val="date"/>
    <w:basedOn w:val="DefaultParagraphFont"/>
    <w:rsid w:val="003D4802"/>
  </w:style>
  <w:style w:type="character" w:customStyle="1" w:styleId="redtext">
    <w:name w:val="redtext"/>
    <w:basedOn w:val="DefaultParagraphFont"/>
    <w:rsid w:val="003D4802"/>
  </w:style>
  <w:style w:type="character" w:customStyle="1" w:styleId="user-hover">
    <w:name w:val="user-hover"/>
    <w:basedOn w:val="DefaultParagraphFont"/>
    <w:rsid w:val="003D4802"/>
  </w:style>
  <w:style w:type="character" w:customStyle="1" w:styleId="assign-to-me-link">
    <w:name w:val="assign-to-me-link"/>
    <w:basedOn w:val="DefaultParagraphFont"/>
    <w:rsid w:val="003D48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12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12720">
                  <w:marLeft w:val="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16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5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1928">
                  <w:marLeft w:val="0"/>
                  <w:marRight w:val="0"/>
                  <w:marTop w:val="0"/>
                  <w:marBottom w:val="0"/>
                  <w:divBdr>
                    <w:top w:val="none" w:sz="0" w:space="0" w:color="F4F5F7"/>
                    <w:left w:val="none" w:sz="0" w:space="0" w:color="F4F5F7"/>
                    <w:bottom w:val="none" w:sz="0" w:space="0" w:color="F4F5F7"/>
                    <w:right w:val="none" w:sz="0" w:space="0" w:color="auto"/>
                  </w:divBdr>
                  <w:divsChild>
                    <w:div w:id="205823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0592">
                          <w:marLeft w:val="225"/>
                          <w:marRight w:val="225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14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9249">
                                  <w:marLeft w:val="0"/>
                                  <w:marRight w:val="-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922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111341">
                              <w:marLeft w:val="0"/>
                              <w:marRight w:val="0"/>
                              <w:marTop w:val="75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484382">
                              <w:marLeft w:val="0"/>
                              <w:marRight w:val="0"/>
                              <w:marTop w:val="30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5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3563398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4" w:color="F4F5F7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572647">
                  <w:marLeft w:val="0"/>
                  <w:marRight w:val="0"/>
                  <w:marTop w:val="0"/>
                  <w:marBottom w:val="0"/>
                  <w:divBdr>
                    <w:top w:val="single" w:sz="2" w:space="0" w:color="DFE1E6"/>
                    <w:left w:val="single" w:sz="2" w:space="31" w:color="DFE1E6"/>
                    <w:bottom w:val="single" w:sz="2" w:space="0" w:color="DFE1E6"/>
                    <w:right w:val="single" w:sz="2" w:space="0" w:color="DFE1E6"/>
                  </w:divBdr>
                  <w:divsChild>
                    <w:div w:id="71331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8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85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76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1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739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31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0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724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234107">
                                                  <w:marLeft w:val="150"/>
                                                  <w:marRight w:val="1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37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91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455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837864">
                                                                  <w:marLeft w:val="0"/>
                                                                  <w:marRight w:val="1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964093">
                                                                  <w:marLeft w:val="0"/>
                                                                  <w:marRight w:val="1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0026363">
                                                                  <w:marLeft w:val="0"/>
                                                                  <w:marRight w:val="1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6066786">
                                                                  <w:marLeft w:val="0"/>
                                                                  <w:marRight w:val="1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8184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603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921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55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77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76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932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391926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016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0585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134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5865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1545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3494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6301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332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178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5599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544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942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74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158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820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5406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654426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78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960747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3118">
                                                              <w:marLeft w:val="-75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636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3159861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9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481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8" w:space="2" w:color="auto"/>
                                                                <w:left w:val="single" w:sz="8" w:space="3" w:color="auto"/>
                                                                <w:bottom w:val="single" w:sz="8" w:space="2" w:color="auto"/>
                                                                <w:right w:val="single" w:sz="8" w:space="3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315181">
                                                          <w:marLeft w:val="15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dashed" w:sz="6" w:space="5" w:color="CCCCCC"/>
                                                            <w:left w:val="dashed" w:sz="6" w:space="15" w:color="CCCCCC"/>
                                                            <w:bottom w:val="dashed" w:sz="6" w:space="5" w:color="CCCCCC"/>
                                                            <w:right w:val="dashed" w:sz="6" w:space="5" w:color="CCCCCC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2626331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02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290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4188816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830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849395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163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881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2273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281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185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36" w:space="4" w:color="3572B0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526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990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2869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73783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94787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657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7925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8" w:color="C1C7D0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668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605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498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60723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81444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772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5987529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07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985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797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82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910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7733022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76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9059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4830175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637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340480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23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1653457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48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1192884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51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jira/projects/IMDEV/issues" TargetMode="External"/><Relationship Id="rId21" Type="http://schemas.openxmlformats.org/officeDocument/2006/relationships/hyperlink" Target="https://jira/projects/IMDEV/summary" TargetMode="External"/><Relationship Id="rId42" Type="http://schemas.openxmlformats.org/officeDocument/2006/relationships/hyperlink" Target="https://jira/browse/IMDEV-9073" TargetMode="External"/><Relationship Id="rId47" Type="http://schemas.openxmlformats.org/officeDocument/2006/relationships/hyperlink" Target="https://jira/browse/IMDEV-9073?page=com.googlecode.jira-suite-utilities:transitions-summary-tabpanel" TargetMode="External"/><Relationship Id="rId63" Type="http://schemas.openxmlformats.org/officeDocument/2006/relationships/hyperlink" Target="https://jira/browse/IMDEV-9073" TargetMode="External"/><Relationship Id="rId68" Type="http://schemas.openxmlformats.org/officeDocument/2006/relationships/hyperlink" Target="https://jira/secure/GHGoToBoard.jspa?issueId=1192753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control" Target="activeX/activeX1.xml"/><Relationship Id="rId29" Type="http://schemas.openxmlformats.org/officeDocument/2006/relationships/hyperlink" Target="https://jira/plugins/servlet/project-config/IMDEV" TargetMode="External"/><Relationship Id="rId11" Type="http://schemas.openxmlformats.org/officeDocument/2006/relationships/hyperlink" Target="https://jira/secure/RapidBoard.jspa" TargetMode="External"/><Relationship Id="rId24" Type="http://schemas.openxmlformats.org/officeDocument/2006/relationships/hyperlink" Target="https://jira/projects/IMDEV?selectedItem=com.atlassian.jira.jira-projects-plugin:release-page" TargetMode="External"/><Relationship Id="rId32" Type="http://schemas.openxmlformats.org/officeDocument/2006/relationships/hyperlink" Target="https://jira/secure/EditIssue!default.jspa?id=1192753" TargetMode="External"/><Relationship Id="rId37" Type="http://schemas.openxmlformats.org/officeDocument/2006/relationships/hyperlink" Target="https://jira/secure/WorkflowUIDispatcher.jspa?id=1192753&amp;action=21&amp;atl_token=AB5V-N4X8-2T1T-OIMQ_1ffb6f44aa3485847d8c2871a2731581fc77b062_lin" TargetMode="External"/><Relationship Id="rId40" Type="http://schemas.openxmlformats.org/officeDocument/2006/relationships/hyperlink" Target="https://jira/issues/?jql=project+%3D+IMDEV+AND+component+%3D+AvancoreDU" TargetMode="External"/><Relationship Id="rId45" Type="http://schemas.openxmlformats.org/officeDocument/2006/relationships/hyperlink" Target="https://jira/browse/IMDEV-9073?page=com.atlassian.jira.plugin.system.issuetabpanels:changehistory-tabpanel" TargetMode="External"/><Relationship Id="rId53" Type="http://schemas.openxmlformats.org/officeDocument/2006/relationships/image" Target="media/image6.gif"/><Relationship Id="rId58" Type="http://schemas.openxmlformats.org/officeDocument/2006/relationships/hyperlink" Target="https://jira/secure/EditComment!default.jspa?id=1192753&amp;commentId=2794414" TargetMode="External"/><Relationship Id="rId66" Type="http://schemas.openxmlformats.org/officeDocument/2006/relationships/hyperlink" Target="https://jira/secure/ManageWatchers!default.jspa?id=1192753" TargetMode="External"/><Relationship Id="rId5" Type="http://schemas.openxmlformats.org/officeDocument/2006/relationships/hyperlink" Target="https://jira/browse/IMDEV-9073" TargetMode="External"/><Relationship Id="rId61" Type="http://schemas.openxmlformats.org/officeDocument/2006/relationships/image" Target="media/image8.png"/><Relationship Id="rId19" Type="http://schemas.openxmlformats.org/officeDocument/2006/relationships/hyperlink" Target="https://jira/secure/ViewProfile.jspa" TargetMode="External"/><Relationship Id="rId14" Type="http://schemas.openxmlformats.org/officeDocument/2006/relationships/hyperlink" Target="https://jira/browse/IMDEV-9073" TargetMode="External"/><Relationship Id="rId22" Type="http://schemas.openxmlformats.org/officeDocument/2006/relationships/hyperlink" Target="https://jira/secure/RapidBoard.jspa?rapidView=708&amp;projectKey=IMDEV&amp;useStoredSettings=true" TargetMode="External"/><Relationship Id="rId27" Type="http://schemas.openxmlformats.org/officeDocument/2006/relationships/hyperlink" Target="https://jira/projects/IMDEV?selectedItem=com.atlassian.jira.jira-projects-plugin:components-page" TargetMode="External"/><Relationship Id="rId30" Type="http://schemas.openxmlformats.org/officeDocument/2006/relationships/hyperlink" Target="https://jira/browse/IMDEV" TargetMode="External"/><Relationship Id="rId35" Type="http://schemas.openxmlformats.org/officeDocument/2006/relationships/hyperlink" Target="https://jira/browse/IMDEV-9073" TargetMode="External"/><Relationship Id="rId43" Type="http://schemas.openxmlformats.org/officeDocument/2006/relationships/hyperlink" Target="https://jira/browse/IMDEV-9073?page=com.atlassian.jira.plugin.system.issuetabpanels:all-tabpanel" TargetMode="External"/><Relationship Id="rId48" Type="http://schemas.openxmlformats.org/officeDocument/2006/relationships/hyperlink" Target="https://jira/browse/IMDEV-9073?actionOrder=desc" TargetMode="External"/><Relationship Id="rId56" Type="http://schemas.openxmlformats.org/officeDocument/2006/relationships/hyperlink" Target="https://jira/browse/IMDEV-9073" TargetMode="External"/><Relationship Id="rId64" Type="http://schemas.openxmlformats.org/officeDocument/2006/relationships/hyperlink" Target="https://jira/secure/AssignIssue.jspa?atl_token=AB5V-N4X8-2T1T-OIMQ_1ffb6f44aa3485847d8c2871a2731581fc77b062_lin&amp;id=1192753&amp;assignee=AChmykhalov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s://jira/secure/Dashboard.jspa" TargetMode="External"/><Relationship Id="rId51" Type="http://schemas.openxmlformats.org/officeDocument/2006/relationships/hyperlink" Target="https://jira/secure/DeleteComment!default.jspa?id=1192753&amp;commentId=279440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jira/secure/StructureBoard.jspa" TargetMode="External"/><Relationship Id="rId17" Type="http://schemas.openxmlformats.org/officeDocument/2006/relationships/hyperlink" Target="https://docs.atlassian.com/jira/jsw-docs-0813/" TargetMode="External"/><Relationship Id="rId25" Type="http://schemas.openxmlformats.org/officeDocument/2006/relationships/hyperlink" Target="https://jira/projects/IMDEV?selectedItem=com.atlassian.jira.jira-projects-plugin:report-page" TargetMode="External"/><Relationship Id="rId33" Type="http://schemas.openxmlformats.org/officeDocument/2006/relationships/hyperlink" Target="https://jira/secure/AddComment!default.jspa?id=1192753" TargetMode="External"/><Relationship Id="rId38" Type="http://schemas.openxmlformats.org/officeDocument/2006/relationships/hyperlink" Target="https://jira/browse/IMDEV-9073" TargetMode="External"/><Relationship Id="rId46" Type="http://schemas.openxmlformats.org/officeDocument/2006/relationships/hyperlink" Target="https://jira/browse/IMDEV-9073?page=com.atlassian.streams.streams-jira-plugin:activity-stream-issue-tab" TargetMode="External"/><Relationship Id="rId59" Type="http://schemas.openxmlformats.org/officeDocument/2006/relationships/hyperlink" Target="https://jira/secure/DeleteComment!default.jspa?id=1192753&amp;commentId=2794414" TargetMode="External"/><Relationship Id="rId67" Type="http://schemas.openxmlformats.org/officeDocument/2006/relationships/hyperlink" Target="https://jira/secure/VoteOrWatchIssue.jspa?atl_token=AB5V-N4X8-2T1T-OIMQ_1ffb6f44aa3485847d8c2871a2731581fc77b062_lin&amp;id=1192753&amp;watch=watch" TargetMode="External"/><Relationship Id="rId20" Type="http://schemas.openxmlformats.org/officeDocument/2006/relationships/image" Target="media/image3.png"/><Relationship Id="rId41" Type="http://schemas.openxmlformats.org/officeDocument/2006/relationships/hyperlink" Target="https://jira/issues/?jql=labels+%3D+RegReporting" TargetMode="External"/><Relationship Id="rId54" Type="http://schemas.openxmlformats.org/officeDocument/2006/relationships/hyperlink" Target="https://jira/secure/ViewProfile.jspa?name=VArtemiev" TargetMode="External"/><Relationship Id="rId62" Type="http://schemas.openxmlformats.org/officeDocument/2006/relationships/image" Target="media/image9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jira/secure/MyJiraHome.jspa" TargetMode="External"/><Relationship Id="rId15" Type="http://schemas.openxmlformats.org/officeDocument/2006/relationships/image" Target="media/image2.wmf"/><Relationship Id="rId23" Type="http://schemas.openxmlformats.org/officeDocument/2006/relationships/hyperlink" Target="https://jira/secure/RapidBoard.jspa?projectKey=IMDEV&amp;rapidView=708" TargetMode="External"/><Relationship Id="rId28" Type="http://schemas.openxmlformats.org/officeDocument/2006/relationships/hyperlink" Target="https://jira/projects/IMDEV?selectedItem=com.almworks.jira.structure:wi-projectnav-structure" TargetMode="External"/><Relationship Id="rId36" Type="http://schemas.openxmlformats.org/officeDocument/2006/relationships/hyperlink" Target="https://jira/secure/WorkflowUIDispatcher.jspa?id=1192753&amp;action=11&amp;atl_token=AB5V-N4X8-2T1T-OIMQ_1ffb6f44aa3485847d8c2871a2731581fc77b062_lin" TargetMode="External"/><Relationship Id="rId49" Type="http://schemas.openxmlformats.org/officeDocument/2006/relationships/hyperlink" Target="https://jira/browse/IMDEV-9073?focusedCommentId=2794400&amp;page=com.atlassian.jira.plugin.system.issuetabpanels:comment-tabpanel" TargetMode="External"/><Relationship Id="rId57" Type="http://schemas.openxmlformats.org/officeDocument/2006/relationships/hyperlink" Target="https://jira/browse/IMDEV-9073?focusedCommentId=2794414&amp;page=com.atlassian.jira.plugin.system.issuetabpanels:comment-tabpanel" TargetMode="External"/><Relationship Id="rId10" Type="http://schemas.openxmlformats.org/officeDocument/2006/relationships/hyperlink" Target="https://jira/issues/" TargetMode="External"/><Relationship Id="rId31" Type="http://schemas.openxmlformats.org/officeDocument/2006/relationships/hyperlink" Target="https://jira/browse/IMDEV-9073" TargetMode="External"/><Relationship Id="rId44" Type="http://schemas.openxmlformats.org/officeDocument/2006/relationships/hyperlink" Target="https://jira/browse/IMDEV-9073?page=com.atlassian.jira.plugin.system.issuetabpanels:worklog-tabpanel" TargetMode="External"/><Relationship Id="rId52" Type="http://schemas.openxmlformats.org/officeDocument/2006/relationships/image" Target="media/image5.gif"/><Relationship Id="rId60" Type="http://schemas.openxmlformats.org/officeDocument/2006/relationships/hyperlink" Target="https://jira/secure/ViewProfile.jspa?name=VAntyukhova" TargetMode="External"/><Relationship Id="rId65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jira/browse/IMDEV" TargetMode="External"/><Relationship Id="rId13" Type="http://schemas.openxmlformats.org/officeDocument/2006/relationships/hyperlink" Target="https://jira/secure/CreateIssue!default.jspa" TargetMode="External"/><Relationship Id="rId18" Type="http://schemas.openxmlformats.org/officeDocument/2006/relationships/hyperlink" Target="https://jira/secure/project/BrowseProjects.jspa?s=view_projects" TargetMode="External"/><Relationship Id="rId39" Type="http://schemas.openxmlformats.org/officeDocument/2006/relationships/image" Target="media/image4.png"/><Relationship Id="rId34" Type="http://schemas.openxmlformats.org/officeDocument/2006/relationships/hyperlink" Target="https://jira/secure/AssignIssue!default.jspa?id=1192753" TargetMode="External"/><Relationship Id="rId50" Type="http://schemas.openxmlformats.org/officeDocument/2006/relationships/hyperlink" Target="https://jira/secure/EditComment!default.jspa?id=1192753&amp;commentId=2794400" TargetMode="External"/><Relationship Id="rId55" Type="http://schemas.openxmlformats.org/officeDocument/2006/relationships/image" Target="media/image7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1252</Words>
  <Characters>7140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</cp:revision>
  <dcterms:created xsi:type="dcterms:W3CDTF">2026-06-19T18:39:00Z</dcterms:created>
  <dcterms:modified xsi:type="dcterms:W3CDTF">2026-06-19T18:40:00Z</dcterms:modified>
</cp:coreProperties>
</file>